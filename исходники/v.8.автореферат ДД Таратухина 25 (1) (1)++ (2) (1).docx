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FC0" w:rsidRDefault="00C05177">
      <w:pPr>
        <w:spacing w:before="120" w:afterAutospacing="1" w:line="240" w:lineRule="auto"/>
        <w:ind w:left="4956" w:firstLine="708"/>
        <w:jc w:val="center"/>
        <w:rPr>
          <w:rFonts w:ascii="Times New Roman" w:hAnsi="Times New Roman"/>
          <w:i/>
          <w:sz w:val="24"/>
          <w:szCs w:val="24"/>
          <w:lang w:eastAsia="ru-RU"/>
        </w:rPr>
      </w:pPr>
      <w:r>
        <w:rPr>
          <w:rFonts w:ascii="Times New Roman" w:hAnsi="Times New Roman"/>
          <w:i/>
          <w:sz w:val="24"/>
          <w:szCs w:val="24"/>
          <w:lang w:eastAsia="ru-RU"/>
        </w:rPr>
        <w:t>На правах рукописи</w:t>
      </w: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Таратухина Юлия Валерьевна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 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 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 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ТЕОРИЯ И ПР</w:t>
      </w:r>
      <w:r w:rsidR="005A454F">
        <w:rPr>
          <w:rFonts w:ascii="Times New Roman" w:hAnsi="Times New Roman"/>
          <w:b/>
          <w:sz w:val="24"/>
          <w:szCs w:val="24"/>
          <w:lang w:eastAsia="ru-RU"/>
        </w:rPr>
        <w:t xml:space="preserve">АКТИКА КОНСТРУКТИВНОГО </w:t>
      </w:r>
      <w:r w:rsidR="005A454F" w:rsidRPr="005A454F">
        <w:rPr>
          <w:rFonts w:ascii="Times New Roman" w:hAnsi="Times New Roman"/>
          <w:b/>
          <w:sz w:val="24"/>
          <w:szCs w:val="24"/>
          <w:lang w:eastAsia="ru-RU"/>
        </w:rPr>
        <w:t>УПРАВЛЕНИЯ ОБУЧЕНИЕМ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 ПОЛИКУЛЬТУРНОЙ ИНФОРМАЦИОННО-ОБРАЗОВАТЕЛЬНОЙ СРЕДЕ </w:t>
      </w: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highlight w:val="yellow"/>
          <w:lang w:eastAsia="ru-RU"/>
        </w:rPr>
      </w:pPr>
    </w:p>
    <w:p w:rsidR="00916FC0" w:rsidRDefault="006D4B5B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D03664">
        <w:rPr>
          <w:b/>
          <w:color w:val="FF0000"/>
        </w:rPr>
        <w:t xml:space="preserve"> </w:t>
      </w:r>
      <w:r>
        <w:rPr>
          <w:b/>
          <w:color w:val="FF0000"/>
        </w:rPr>
        <w:t>13</w:t>
      </w:r>
      <w:r w:rsidRPr="00D03664">
        <w:rPr>
          <w:b/>
          <w:color w:val="FF0000"/>
        </w:rPr>
        <w:t>.</w:t>
      </w:r>
      <w:r>
        <w:rPr>
          <w:b/>
          <w:color w:val="FF0000"/>
        </w:rPr>
        <w:t>00</w:t>
      </w:r>
      <w:r w:rsidRPr="00D03664">
        <w:rPr>
          <w:b/>
          <w:color w:val="FF0000"/>
        </w:rPr>
        <w:t>.</w:t>
      </w:r>
      <w:r>
        <w:rPr>
          <w:b/>
          <w:color w:val="FF0000"/>
        </w:rPr>
        <w:t>08</w:t>
      </w:r>
      <w:r w:rsidRPr="00D03664">
        <w:rPr>
          <w:b/>
          <w:color w:val="FF0000"/>
        </w:rPr>
        <w:t xml:space="preserve"> </w:t>
      </w:r>
      <w:r>
        <w:rPr>
          <w:b/>
          <w:color w:val="FF0000"/>
        </w:rPr>
        <w:t>–</w:t>
      </w:r>
      <w:r w:rsidRPr="00D03664">
        <w:rPr>
          <w:b/>
          <w:color w:val="FF0000"/>
        </w:rPr>
        <w:t xml:space="preserve"> </w:t>
      </w:r>
      <w:r>
        <w:rPr>
          <w:b/>
          <w:color w:val="FF0000"/>
        </w:rPr>
        <w:t>Теория и методика профессионального образования</w:t>
      </w:r>
    </w:p>
    <w:p w:rsidR="00916FC0" w:rsidRDefault="00916FC0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АВТОРЕФЕРАТ </w:t>
      </w:r>
    </w:p>
    <w:p w:rsidR="00916FC0" w:rsidRDefault="00C05177">
      <w:pPr>
        <w:spacing w:before="120" w:afterAutospacing="1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диссертации на соискание учёной степени</w:t>
      </w:r>
    </w:p>
    <w:p w:rsidR="00916FC0" w:rsidRDefault="00C05177">
      <w:pPr>
        <w:spacing w:before="12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                          </w:t>
      </w:r>
      <w:r w:rsidR="005A454F">
        <w:rPr>
          <w:rFonts w:ascii="Times New Roman" w:hAnsi="Times New Roman"/>
          <w:sz w:val="24"/>
          <w:szCs w:val="24"/>
          <w:lang w:eastAsia="ru-RU"/>
        </w:rPr>
        <w:t xml:space="preserve">                        </w:t>
      </w:r>
      <w:r>
        <w:rPr>
          <w:rFonts w:ascii="Times New Roman" w:hAnsi="Times New Roman"/>
          <w:sz w:val="24"/>
          <w:szCs w:val="24"/>
          <w:lang w:eastAsia="ru-RU"/>
        </w:rPr>
        <w:t xml:space="preserve"> доктора педагогических наук</w:t>
      </w: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after="160" w:line="259" w:lineRule="auto"/>
        <w:ind w:firstLine="360"/>
        <w:contextualSpacing/>
        <w:rPr>
          <w:rFonts w:ascii="Times New Roman" w:hAnsi="Times New Roman"/>
          <w:sz w:val="24"/>
          <w:szCs w:val="24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916FC0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916FC0" w:rsidRDefault="00C05177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Москва – 2026</w:t>
      </w:r>
    </w:p>
    <w:p w:rsidR="00916FC0" w:rsidRDefault="00C05177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Работа выполнена в Федеральном государственном бюджетном учреждении науки Институт проблем управления им. В. А. Трапезникова Российской академии наук</w:t>
      </w:r>
    </w:p>
    <w:p w:rsidR="00916FC0" w:rsidRDefault="00916FC0">
      <w:pPr>
        <w:spacing w:after="0" w:line="240" w:lineRule="auto"/>
        <w:ind w:left="336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ind w:left="336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270575" w:rsidRDefault="00270575" w:rsidP="00270575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Научный консультант:   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Pr="00270575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Жаров Валентин Константинович,</w:t>
      </w:r>
    </w:p>
    <w:p w:rsidR="00270575" w:rsidRDefault="00270575" w:rsidP="00270575">
      <w:pPr>
        <w:spacing w:after="0" w:line="240" w:lineRule="auto"/>
        <w:ind w:left="3540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доктор педагогических наук, профессор  </w:t>
      </w:r>
    </w:p>
    <w:p w:rsidR="00270575" w:rsidRDefault="00270575" w:rsidP="00270575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              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  <w:t>университета МВД им В.Я. Кикотя</w:t>
      </w:r>
    </w:p>
    <w:p w:rsidR="00270575" w:rsidRDefault="00270575" w:rsidP="0027057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Научный консультант:     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Фархадов Маис Паша оглы,</w:t>
      </w:r>
    </w:p>
    <w:p w:rsidR="00270575" w:rsidRDefault="00270575" w:rsidP="00270575">
      <w:pPr>
        <w:spacing w:after="0" w:line="240" w:lineRule="auto"/>
        <w:ind w:left="354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доктор технических наук, главный научный сотрудник, заведующий лабораторией «Эргатические системы» </w:t>
      </w:r>
      <w:r w:rsidRPr="0080659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федерального государственного бюджетного учреждения науки Института проблем управления имени В.А. Трапезникова Российской академии наук.</w:t>
      </w: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Официальные оппоненты: </w:t>
      </w: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Ведущая организация: </w:t>
      </w:r>
    </w:p>
    <w:p w:rsidR="0059483C" w:rsidRDefault="0059483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 w:rsidP="0059483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Защита состоится ___ </w:t>
      </w: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С диссертацией можно ознакомиться в библиотеке ИПУ РАН и на сайте www.ipu.ru. </w:t>
      </w: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Автореферат разослан “__”  ____ 202 года. </w:t>
      </w: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916FC0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16FC0" w:rsidRDefault="00C05177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Ученый секретарь </w:t>
      </w:r>
    </w:p>
    <w:p w:rsidR="00916FC0" w:rsidRDefault="00C051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диссертационного совета </w:t>
      </w:r>
    </w:p>
    <w:p w:rsidR="00916FC0" w:rsidRDefault="00C05177">
      <w:pPr>
        <w:spacing w:before="12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>
        <w:br w:type="page"/>
      </w:r>
    </w:p>
    <w:p w:rsidR="00916FC0" w:rsidRDefault="00C05177" w:rsidP="00857A2A">
      <w:pPr>
        <w:spacing w:after="0" w:line="312" w:lineRule="auto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lastRenderedPageBreak/>
        <w:t>ОБЩАЯ ХАРАКТЕРИСТИКА РАБОТЫ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8"/>
        </w:rPr>
      </w:pPr>
      <w:r>
        <w:rPr>
          <w:rStyle w:val="a4"/>
          <w:sz w:val="28"/>
          <w:szCs w:val="28"/>
        </w:rPr>
        <w:t xml:space="preserve">Актуальность исследования. </w:t>
      </w:r>
      <w:r>
        <w:rPr>
          <w:rStyle w:val="a4"/>
          <w:b w:val="0"/>
          <w:sz w:val="28"/>
          <w:szCs w:val="28"/>
        </w:rPr>
        <w:t>О</w:t>
      </w:r>
      <w:r>
        <w:rPr>
          <w:sz w:val="28"/>
          <w:szCs w:val="28"/>
        </w:rPr>
        <w:t xml:space="preserve">сновной задачей педагогики становится подготовка индивида к жизни в современном информационном обществе. Большое внимание уделяется вопросам персонализации образовательной среды обучающегося, отслеживанию и моделированию его индивидуальной образовательной траектории с помощью информационно-коммуникационных технологий (ИКТ) и инструментов искусственного интеллекта (ИИ). Преподаватель становится не только ретранслятором знаний, сколько наставником и тьютором, помогающим выстраивать обучающемуся его индивидуальную образовательную траекторию. В образовательном пространстве </w:t>
      </w:r>
      <w:r w:rsidR="00B55DA2">
        <w:rPr>
          <w:sz w:val="28"/>
          <w:szCs w:val="28"/>
          <w:highlight w:val="yellow"/>
        </w:rPr>
        <w:t>Р</w:t>
      </w:r>
      <w:r w:rsidR="00B55DA2">
        <w:rPr>
          <w:sz w:val="28"/>
          <w:szCs w:val="28"/>
        </w:rPr>
        <w:t>оссийской Федерации</w:t>
      </w:r>
      <w:r>
        <w:rPr>
          <w:sz w:val="28"/>
          <w:szCs w:val="28"/>
        </w:rPr>
        <w:t xml:space="preserve"> представлена многонациональная и многокультурная аудитория. Приоритет данного направления отражен в ряде нормативных документов: Федеральном законе «Об образовании в Российской Федерации», Концепции духовно-нравственного развития и воспитания личности гражданина России, Концепции развития поликультурного образования в Российской Федерации.</w:t>
      </w:r>
      <w:r>
        <w:t xml:space="preserve"> </w:t>
      </w:r>
      <w:r>
        <w:rPr>
          <w:sz w:val="28"/>
          <w:szCs w:val="28"/>
        </w:rPr>
        <w:t>Соответственно,</w:t>
      </w:r>
      <w:r>
        <w:rPr>
          <w:sz w:val="28"/>
          <w:szCs w:val="28"/>
          <w:lang w:bidi="en-US"/>
        </w:rPr>
        <w:t xml:space="preserve"> знание основ поликультурного образования, умение строить образовательную и воспитательную деятельность с учетом культурных различий обучающихся является одним из ключевых направлений. </w:t>
      </w:r>
      <w:r>
        <w:rPr>
          <w:sz w:val="28"/>
          <w:szCs w:val="28"/>
        </w:rPr>
        <w:t xml:space="preserve">Данные условия обозначили основную </w:t>
      </w:r>
      <w:r>
        <w:rPr>
          <w:rStyle w:val="a4"/>
          <w:sz w:val="28"/>
          <w:szCs w:val="28"/>
        </w:rPr>
        <w:t>проблему исследования –</w:t>
      </w:r>
      <w:r>
        <w:rPr>
          <w:rStyle w:val="a4"/>
          <w:b w:val="0"/>
          <w:sz w:val="28"/>
          <w:szCs w:val="28"/>
        </w:rPr>
        <w:t xml:space="preserve"> отсутствие системных разработок и понимания принципов конструктивного обучения в поликультурной образовательной среде</w:t>
      </w:r>
      <w:r w:rsidR="00B56F7C">
        <w:rPr>
          <w:rStyle w:val="a4"/>
          <w:b w:val="0"/>
          <w:sz w:val="28"/>
          <w:szCs w:val="28"/>
        </w:rPr>
        <w:t xml:space="preserve"> и необходимость синтеза компетентностного, средового, культурологического и кибернетического подходов</w:t>
      </w:r>
      <w:r>
        <w:rPr>
          <w:rStyle w:val="a4"/>
          <w:b w:val="0"/>
          <w:sz w:val="28"/>
          <w:szCs w:val="28"/>
        </w:rPr>
        <w:t xml:space="preserve">.  </w:t>
      </w:r>
      <w:r w:rsidR="00270575" w:rsidRPr="00B55DA2">
        <w:rPr>
          <w:rStyle w:val="a4"/>
          <w:b w:val="0"/>
          <w:sz w:val="28"/>
          <w:szCs w:val="28"/>
        </w:rPr>
        <w:t xml:space="preserve">В связи с этим, </w:t>
      </w:r>
      <w:r w:rsidRPr="00B55DA2">
        <w:rPr>
          <w:rStyle w:val="a4"/>
          <w:b w:val="0"/>
          <w:sz w:val="28"/>
          <w:szCs w:val="28"/>
        </w:rPr>
        <w:t xml:space="preserve">назрела </w:t>
      </w:r>
      <w:r>
        <w:rPr>
          <w:rStyle w:val="a4"/>
          <w:b w:val="0"/>
          <w:sz w:val="28"/>
          <w:szCs w:val="28"/>
        </w:rPr>
        <w:t>потребность в системных разработках в области теории обучения в поликультурной информационно-образовательной среде – кросс-культурной дидактики.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8"/>
        </w:rPr>
      </w:pPr>
      <w:r>
        <w:rPr>
          <w:rStyle w:val="a4"/>
          <w:b w:val="0"/>
          <w:sz w:val="28"/>
          <w:szCs w:val="28"/>
        </w:rPr>
        <w:t xml:space="preserve">  В качестве основного инструмента исследования выбраны идеи исследователей, работающих в русле </w:t>
      </w:r>
      <w:r>
        <w:rPr>
          <w:rStyle w:val="a4"/>
          <w:b w:val="0"/>
          <w:i/>
          <w:sz w:val="28"/>
          <w:szCs w:val="28"/>
        </w:rPr>
        <w:t>кросс-культурной и культурно-исторической психологии</w:t>
      </w:r>
      <w:r>
        <w:rPr>
          <w:rStyle w:val="a4"/>
          <w:b w:val="0"/>
          <w:sz w:val="28"/>
          <w:szCs w:val="28"/>
        </w:rPr>
        <w:t xml:space="preserve"> (Д. Мацумото, Н. Лебедевой, Л. Выготского), </w:t>
      </w:r>
      <w:r>
        <w:rPr>
          <w:rStyle w:val="a4"/>
          <w:b w:val="0"/>
          <w:i/>
          <w:sz w:val="28"/>
          <w:szCs w:val="28"/>
        </w:rPr>
        <w:t>межкультурной коммуникации</w:t>
      </w:r>
      <w:r>
        <w:rPr>
          <w:rStyle w:val="a4"/>
          <w:b w:val="0"/>
          <w:sz w:val="28"/>
          <w:szCs w:val="28"/>
        </w:rPr>
        <w:t xml:space="preserve"> (С. Тер-Минасовой, Э.Холла, Р. Льюиса , М. Садохина и др.), </w:t>
      </w:r>
      <w:r>
        <w:rPr>
          <w:rStyle w:val="a4"/>
          <w:b w:val="0"/>
          <w:i/>
          <w:sz w:val="28"/>
          <w:szCs w:val="28"/>
        </w:rPr>
        <w:t>кросс-культурного менеджмента</w:t>
      </w:r>
      <w:r>
        <w:rPr>
          <w:rStyle w:val="a4"/>
          <w:b w:val="0"/>
          <w:sz w:val="28"/>
          <w:szCs w:val="28"/>
        </w:rPr>
        <w:t xml:space="preserve"> (Г. Хофстеде; М Минкова; С.Мясоедова, Г.Триандиса, В. Гудикунста), </w:t>
      </w:r>
      <w:r w:rsidR="00921E23" w:rsidRPr="00921E23">
        <w:rPr>
          <w:rStyle w:val="a4"/>
          <w:b w:val="0"/>
          <w:i/>
          <w:sz w:val="28"/>
          <w:szCs w:val="28"/>
        </w:rPr>
        <w:t>кросс-культурного</w:t>
      </w:r>
      <w:r w:rsidR="00921E23">
        <w:rPr>
          <w:rStyle w:val="a4"/>
          <w:b w:val="0"/>
          <w:sz w:val="28"/>
          <w:szCs w:val="28"/>
        </w:rPr>
        <w:t xml:space="preserve"> </w:t>
      </w:r>
      <w:r>
        <w:rPr>
          <w:rStyle w:val="a4"/>
          <w:b w:val="0"/>
          <w:i/>
          <w:sz w:val="28"/>
          <w:szCs w:val="28"/>
        </w:rPr>
        <w:t>исследования ценностей</w:t>
      </w:r>
      <w:r>
        <w:rPr>
          <w:rStyle w:val="a4"/>
          <w:b w:val="0"/>
          <w:sz w:val="28"/>
          <w:szCs w:val="28"/>
        </w:rPr>
        <w:t xml:space="preserve"> (Р. Инглхарта), </w:t>
      </w:r>
      <w:r>
        <w:rPr>
          <w:rStyle w:val="a4"/>
          <w:b w:val="0"/>
          <w:i/>
          <w:sz w:val="28"/>
          <w:szCs w:val="28"/>
        </w:rPr>
        <w:t>исследования проблематики и содержания поликультурного образования – культурно-релевантной педагогики, этнопедагогики, развития культурного интеллекта</w:t>
      </w:r>
      <w:r>
        <w:rPr>
          <w:rStyle w:val="a4"/>
          <w:b w:val="0"/>
          <w:sz w:val="28"/>
          <w:szCs w:val="28"/>
        </w:rPr>
        <w:t xml:space="preserve"> (А. Джуринскиого, Н. </w:t>
      </w:r>
      <w:r>
        <w:rPr>
          <w:rStyle w:val="a4"/>
          <w:b w:val="0"/>
          <w:sz w:val="28"/>
          <w:szCs w:val="28"/>
        </w:rPr>
        <w:lastRenderedPageBreak/>
        <w:t xml:space="preserve">Утехиной, Т. Куприной, О.Хухлаева, О.Хухлаевой, О.Павловой, Э. Хакимова, Дж Бэнкс, М. Бэннет, С. Нието, Ж. Гэй, Г. Ладсон-Биллингс и т.д. Использования </w:t>
      </w:r>
      <w:r>
        <w:rPr>
          <w:rStyle w:val="a4"/>
          <w:b w:val="0"/>
          <w:i/>
          <w:sz w:val="28"/>
          <w:szCs w:val="28"/>
        </w:rPr>
        <w:t xml:space="preserve">релевантного терминологического аппарата </w:t>
      </w:r>
      <w:r>
        <w:rPr>
          <w:rStyle w:val="a4"/>
          <w:b w:val="0"/>
          <w:sz w:val="28"/>
          <w:szCs w:val="28"/>
        </w:rPr>
        <w:t>(Н.Сыртлановой). В современной педагогической науке нет однозначного определения процесса образования в поликультурном контексте содержание и сущность мультикультурного образования может быть раскрыта с помощью ряда понятий</w:t>
      </w:r>
      <w:r>
        <w:rPr>
          <w:rStyle w:val="a4"/>
          <w:b w:val="0"/>
          <w:i/>
          <w:sz w:val="28"/>
          <w:szCs w:val="28"/>
        </w:rPr>
        <w:t xml:space="preserve">: межкультурное образование; многоэтническое образование; бикультрное образование; поликультурное образование; мультикультурное образование. </w:t>
      </w:r>
    </w:p>
    <w:p w:rsidR="00916FC0" w:rsidRDefault="00C05177" w:rsidP="00857A2A">
      <w:pPr>
        <w:spacing w:after="0" w:line="312" w:lineRule="auto"/>
        <w:jc w:val="both"/>
        <w:rPr>
          <w:rStyle w:val="a4"/>
          <w:rFonts w:ascii="Times New Roman" w:eastAsia="Times New Roman" w:hAnsi="Times New Roman"/>
          <w:b w:val="0"/>
          <w:bCs w:val="0"/>
          <w:sz w:val="28"/>
          <w:szCs w:val="28"/>
        </w:rPr>
      </w:pPr>
      <w:r>
        <w:rPr>
          <w:rStyle w:val="a4"/>
          <w:b w:val="0"/>
          <w:sz w:val="28"/>
          <w:szCs w:val="28"/>
        </w:rPr>
        <w:t xml:space="preserve">   </w:t>
      </w:r>
      <w:r w:rsidR="00270575">
        <w:rPr>
          <w:rStyle w:val="a4"/>
          <w:b w:val="0"/>
          <w:sz w:val="28"/>
          <w:szCs w:val="28"/>
        </w:rPr>
        <w:tab/>
      </w:r>
      <w:r>
        <w:rPr>
          <w:rStyle w:val="a4"/>
          <w:rFonts w:ascii="Times New Roman" w:hAnsi="Times New Roman"/>
          <w:b w:val="0"/>
          <w:sz w:val="28"/>
          <w:szCs w:val="28"/>
        </w:rPr>
        <w:t xml:space="preserve">Наиболее актуальными проблемами для исследований являются: трансформация роли преподавателя в условиях поликультурной информационно-образовательной среды; поиск инновационных дидактических моделей в пространстве поликультурной образовательной среды, кросс-культурной компетентность участников образовательного процесса и способы ее развития, специфика обучения, мотивации и коммуникации в поликультурной образовательной среде; проблемы, вызванные заимствованием новых форм обучения, способы конструктивного применения ИКТ и ИИ в поликультурной информационно-образовательной среде (ИОС). </w:t>
      </w:r>
      <w:r>
        <w:rPr>
          <w:rFonts w:ascii="Times New Roman" w:hAnsi="Times New Roman"/>
          <w:color w:val="000000"/>
          <w:sz w:val="28"/>
          <w:szCs w:val="28"/>
        </w:rPr>
        <w:t xml:space="preserve">На сегодняшний день назрела необходимость создания и проектирования ИОС позволяющей управлять процессом обучения с учетом индивидуально психологических и культурно-когнитивных параметров обучающихся. </w:t>
      </w:r>
      <w:r>
        <w:rPr>
          <w:rStyle w:val="a4"/>
          <w:rFonts w:ascii="Times New Roman" w:hAnsi="Times New Roman"/>
          <w:b w:val="0"/>
          <w:sz w:val="28"/>
          <w:szCs w:val="28"/>
        </w:rPr>
        <w:t xml:space="preserve">Одной из самых актуальных проблем является проблематика управления обучением в поликультурной информационно-образовательной среде. 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>
        <w:rPr>
          <w:rStyle w:val="a4"/>
          <w:sz w:val="28"/>
          <w:szCs w:val="28"/>
        </w:rPr>
        <w:t>Объект исследования</w:t>
      </w:r>
      <w:r>
        <w:rPr>
          <w:sz w:val="28"/>
          <w:szCs w:val="28"/>
        </w:rPr>
        <w:t xml:space="preserve"> –учебный процесс в поликультурной информационно-образовательной среде.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color w:val="FF0000"/>
          <w:sz w:val="28"/>
          <w:szCs w:val="28"/>
        </w:rPr>
      </w:pPr>
      <w:r>
        <w:rPr>
          <w:rStyle w:val="a4"/>
          <w:sz w:val="28"/>
          <w:szCs w:val="28"/>
        </w:rPr>
        <w:t>Предмет исследования</w:t>
      </w:r>
      <w:r>
        <w:rPr>
          <w:sz w:val="28"/>
          <w:szCs w:val="28"/>
        </w:rPr>
        <w:t xml:space="preserve"> – модели управления обучением в рамках поликультурной информационно-образовательной среды. </w:t>
      </w:r>
    </w:p>
    <w:p w:rsidR="00916FC0" w:rsidRDefault="00C05177" w:rsidP="00857A2A">
      <w:pPr>
        <w:spacing w:after="0" w:line="312" w:lineRule="auto"/>
        <w:jc w:val="both"/>
        <w:rPr>
          <w:rStyle w:val="a4"/>
          <w:rFonts w:ascii="Times New Roman" w:hAnsi="Times New Roman"/>
          <w:b w:val="0"/>
          <w:sz w:val="28"/>
          <w:szCs w:val="28"/>
        </w:rPr>
      </w:pPr>
      <w:r>
        <w:rPr>
          <w:rStyle w:val="a4"/>
          <w:rFonts w:ascii="Times New Roman" w:hAnsi="Times New Roman"/>
          <w:sz w:val="28"/>
          <w:szCs w:val="28"/>
        </w:rPr>
        <w:t xml:space="preserve">Цель исследования </w:t>
      </w:r>
      <w:r>
        <w:rPr>
          <w:rStyle w:val="a4"/>
          <w:rFonts w:ascii="Times New Roman" w:hAnsi="Times New Roman"/>
          <w:b w:val="0"/>
          <w:sz w:val="28"/>
          <w:szCs w:val="28"/>
        </w:rPr>
        <w:t>состоит в</w:t>
      </w:r>
      <w:r>
        <w:rPr>
          <w:rStyle w:val="a4"/>
          <w:rFonts w:ascii="Times New Roman" w:hAnsi="Times New Roman"/>
          <w:sz w:val="28"/>
          <w:szCs w:val="28"/>
        </w:rPr>
        <w:t xml:space="preserve"> </w:t>
      </w:r>
      <w:r>
        <w:rPr>
          <w:rStyle w:val="a4"/>
          <w:rFonts w:ascii="Times New Roman" w:hAnsi="Times New Roman"/>
          <w:b w:val="0"/>
          <w:sz w:val="28"/>
          <w:szCs w:val="28"/>
        </w:rPr>
        <w:t>разработке методологических основ теории кросс-культурной дидактики и концепции конструктивного обучения в информационной образовательной среде нового поколения.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8"/>
        </w:rPr>
      </w:pPr>
      <w:r>
        <w:rPr>
          <w:rStyle w:val="a4"/>
          <w:sz w:val="28"/>
          <w:szCs w:val="28"/>
        </w:rPr>
        <w:t>Гипотеза исследования: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8"/>
        </w:rPr>
      </w:pPr>
      <w:r>
        <w:rPr>
          <w:rStyle w:val="a4"/>
          <w:b w:val="0"/>
          <w:sz w:val="28"/>
          <w:szCs w:val="28"/>
        </w:rPr>
        <w:t xml:space="preserve">Конструктивное управление учебным процессом и индивидуальный подход в рамках поликультурной образовательной среды возможен с помощью инструментов искусственного интеллекта. 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8"/>
        </w:rPr>
      </w:pPr>
      <w:r>
        <w:rPr>
          <w:rStyle w:val="a4"/>
          <w:sz w:val="28"/>
          <w:szCs w:val="28"/>
        </w:rPr>
        <w:lastRenderedPageBreak/>
        <w:t xml:space="preserve">Задачи исследования: </w:t>
      </w:r>
      <w:r>
        <w:rPr>
          <w:rStyle w:val="a4"/>
          <w:b w:val="0"/>
          <w:sz w:val="28"/>
          <w:szCs w:val="28"/>
        </w:rPr>
        <w:t>реализация поставленной цели предполагает решение следующих основных задач:</w:t>
      </w:r>
    </w:p>
    <w:p w:rsidR="00916FC0" w:rsidRPr="005C0186" w:rsidRDefault="00B55DA2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rStyle w:val="a4"/>
          <w:b w:val="0"/>
          <w:bCs w:val="0"/>
          <w:color w:val="00B0F0"/>
          <w:sz w:val="28"/>
          <w:szCs w:val="28"/>
        </w:rPr>
      </w:pPr>
      <w:r w:rsidRPr="005C0186">
        <w:rPr>
          <w:rStyle w:val="a4"/>
          <w:b w:val="0"/>
          <w:sz w:val="28"/>
          <w:szCs w:val="28"/>
        </w:rPr>
        <w:t>Исследовать и о</w:t>
      </w:r>
      <w:r w:rsidR="00C05177" w:rsidRPr="005C0186">
        <w:rPr>
          <w:rStyle w:val="a4"/>
          <w:b w:val="0"/>
          <w:sz w:val="28"/>
          <w:szCs w:val="28"/>
        </w:rPr>
        <w:t>писать основания для дифференциации в рамках образовательной кросс-культуры и их влияние на процессы образовательной коммуникации.</w:t>
      </w:r>
    </w:p>
    <w:p w:rsidR="00916FC0" w:rsidRPr="005C0186" w:rsidRDefault="00C05177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sz w:val="28"/>
          <w:szCs w:val="28"/>
        </w:rPr>
      </w:pPr>
      <w:r w:rsidRPr="005C0186">
        <w:rPr>
          <w:sz w:val="28"/>
          <w:szCs w:val="28"/>
        </w:rPr>
        <w:t>Сформулировать методологические и феноменологические основы кросс-культурной дидактики.</w:t>
      </w:r>
    </w:p>
    <w:p w:rsidR="00916FC0" w:rsidRPr="005C0186" w:rsidRDefault="00C05177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sz w:val="28"/>
          <w:szCs w:val="28"/>
        </w:rPr>
      </w:pPr>
      <w:r w:rsidRPr="005C0186">
        <w:rPr>
          <w:sz w:val="28"/>
          <w:szCs w:val="28"/>
        </w:rPr>
        <w:t>Сформулировать основные принципы управления обучением в поликультурной информационно-образовательной среде.</w:t>
      </w:r>
    </w:p>
    <w:p w:rsidR="00916FC0" w:rsidRPr="005C0186" w:rsidRDefault="00B55DA2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 w:rsidRPr="005C0186">
        <w:rPr>
          <w:rStyle w:val="a4"/>
          <w:b w:val="0"/>
          <w:sz w:val="28"/>
          <w:szCs w:val="28"/>
        </w:rPr>
        <w:t>Разработать и о</w:t>
      </w:r>
      <w:r w:rsidR="00C05177" w:rsidRPr="005C0186">
        <w:rPr>
          <w:rStyle w:val="a4"/>
          <w:b w:val="0"/>
          <w:sz w:val="28"/>
          <w:szCs w:val="28"/>
        </w:rPr>
        <w:t>писать специфику архитектуры и дизайна поликультурной информационно-образовательной среды.</w:t>
      </w:r>
    </w:p>
    <w:p w:rsidR="00916FC0" w:rsidRPr="005C0186" w:rsidRDefault="00C05177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 w:rsidRPr="005C0186">
        <w:rPr>
          <w:rStyle w:val="a4"/>
          <w:b w:val="0"/>
          <w:bCs w:val="0"/>
          <w:sz w:val="28"/>
          <w:szCs w:val="28"/>
        </w:rPr>
        <w:t>Разработать макеты культурно-адаптивных интерфейсов для поликультурной информационно-образовательной среды.</w:t>
      </w:r>
    </w:p>
    <w:p w:rsidR="00620FA9" w:rsidRPr="005C0186" w:rsidRDefault="00B55DA2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 w:rsidRPr="005C0186">
        <w:rPr>
          <w:rStyle w:val="a4"/>
          <w:b w:val="0"/>
          <w:bCs w:val="0"/>
          <w:sz w:val="28"/>
          <w:szCs w:val="28"/>
        </w:rPr>
        <w:t>Разработать и о</w:t>
      </w:r>
      <w:r w:rsidR="00620FA9" w:rsidRPr="005C0186">
        <w:rPr>
          <w:rStyle w:val="a4"/>
          <w:b w:val="0"/>
          <w:bCs w:val="0"/>
          <w:sz w:val="28"/>
          <w:szCs w:val="28"/>
        </w:rPr>
        <w:t>писать принципы организации культурно-адаптивного контента, методов и контрольно-измерительных материалов.</w:t>
      </w:r>
    </w:p>
    <w:p w:rsidR="00620FA9" w:rsidRPr="005C0186" w:rsidRDefault="00B55DA2" w:rsidP="00857A2A">
      <w:pPr>
        <w:pStyle w:val="a7"/>
        <w:numPr>
          <w:ilvl w:val="0"/>
          <w:numId w:val="1"/>
        </w:numPr>
        <w:spacing w:before="0" w:after="0" w:afterAutospacing="0" w:line="312" w:lineRule="auto"/>
        <w:jc w:val="both"/>
        <w:rPr>
          <w:sz w:val="28"/>
          <w:szCs w:val="28"/>
        </w:rPr>
      </w:pPr>
      <w:r w:rsidRPr="005C0186">
        <w:rPr>
          <w:rStyle w:val="a4"/>
          <w:b w:val="0"/>
          <w:bCs w:val="0"/>
          <w:sz w:val="28"/>
          <w:szCs w:val="28"/>
        </w:rPr>
        <w:t>Разработать и о</w:t>
      </w:r>
      <w:r w:rsidR="00620FA9" w:rsidRPr="005C0186">
        <w:rPr>
          <w:rStyle w:val="a4"/>
          <w:b w:val="0"/>
          <w:bCs w:val="0"/>
          <w:sz w:val="28"/>
          <w:szCs w:val="28"/>
        </w:rPr>
        <w:t>писать</w:t>
      </w:r>
      <w:r w:rsidRPr="005C0186">
        <w:rPr>
          <w:rStyle w:val="a4"/>
          <w:b w:val="0"/>
          <w:bCs w:val="0"/>
          <w:sz w:val="28"/>
          <w:szCs w:val="28"/>
        </w:rPr>
        <w:t xml:space="preserve"> алгоритм организации</w:t>
      </w:r>
      <w:r w:rsidR="00620FA9" w:rsidRPr="005C0186">
        <w:rPr>
          <w:rStyle w:val="a4"/>
          <w:b w:val="0"/>
          <w:bCs w:val="0"/>
          <w:sz w:val="28"/>
          <w:szCs w:val="28"/>
        </w:rPr>
        <w:t xml:space="preserve"> учебного контента в поликультурной ИОС с точки зрения принципа знаниецентризма.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sz w:val="28"/>
          <w:szCs w:val="28"/>
        </w:rPr>
        <w:t>Методы исследования</w:t>
      </w:r>
      <w:r>
        <w:rPr>
          <w:rFonts w:ascii="Times New Roman" w:hAnsi="Times New Roman"/>
          <w:sz w:val="28"/>
          <w:szCs w:val="28"/>
        </w:rPr>
        <w:t xml:space="preserve">: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Теоретические методы исследования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изучение и анализ философской, психологической, педагогической, общенаучной литературы, сравнительно-сопоставительный анализ; классификация, моделирование; прототипирование.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Эмпирические методы исследования</w:t>
      </w:r>
      <w:r>
        <w:rPr>
          <w:rFonts w:ascii="Times New Roman" w:hAnsi="Times New Roman"/>
          <w:sz w:val="28"/>
          <w:szCs w:val="28"/>
        </w:rPr>
        <w:t xml:space="preserve"> – диагностические методы: прямое и косвенное наблюдение, беседа, анкетирование, метод экспертных оценок; изучение и обобщение педагогического опыта.</w:t>
      </w:r>
    </w:p>
    <w:p w:rsidR="00E84C25" w:rsidRDefault="00C05177" w:rsidP="00857A2A">
      <w:pPr>
        <w:pStyle w:val="a7"/>
        <w:spacing w:before="0" w:after="0" w:afterAutospacing="0" w:line="312" w:lineRule="auto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Научная новизна </w:t>
      </w:r>
      <w:r>
        <w:rPr>
          <w:bCs/>
          <w:sz w:val="28"/>
          <w:szCs w:val="28"/>
        </w:rPr>
        <w:t>исследования состоит</w:t>
      </w:r>
      <w:r w:rsidR="00E84C25">
        <w:rPr>
          <w:bCs/>
          <w:sz w:val="28"/>
          <w:szCs w:val="28"/>
        </w:rPr>
        <w:t>:</w:t>
      </w:r>
    </w:p>
    <w:p w:rsidR="00916FC0" w:rsidRDefault="00E84C25" w:rsidP="00857A2A">
      <w:pPr>
        <w:pStyle w:val="a7"/>
        <w:spacing w:before="0" w:after="0" w:afterAutospacing="0" w:line="312" w:lineRule="auto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1.</w:t>
      </w:r>
      <w:r w:rsidR="00C05177">
        <w:rPr>
          <w:bCs/>
          <w:sz w:val="28"/>
          <w:szCs w:val="28"/>
        </w:rPr>
        <w:t xml:space="preserve"> в разработке единого методологического подхода к управлению учебным процессом в поликультурной информационно-образовательной среде:</w:t>
      </w:r>
    </w:p>
    <w:p w:rsidR="005C0186" w:rsidRPr="005C0186" w:rsidRDefault="005C0186" w:rsidP="00857A2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sz w:val="28"/>
          <w:szCs w:val="28"/>
        </w:rPr>
      </w:pPr>
      <w:r w:rsidRPr="005C0186">
        <w:rPr>
          <w:bCs/>
          <w:sz w:val="28"/>
          <w:szCs w:val="28"/>
        </w:rPr>
        <w:t xml:space="preserve">Разработан единый методологический подход к управлению учебным процессом  </w:t>
      </w:r>
      <w:r>
        <w:rPr>
          <w:bCs/>
          <w:sz w:val="28"/>
          <w:szCs w:val="28"/>
        </w:rPr>
        <w:t>в поликультурной информационно-образовательной среде.</w:t>
      </w:r>
    </w:p>
    <w:p w:rsidR="00916FC0" w:rsidRDefault="00C05177" w:rsidP="00857A2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На основании </w:t>
      </w:r>
      <w:r w:rsidRPr="005C0186">
        <w:rPr>
          <w:bCs/>
          <w:sz w:val="28"/>
          <w:szCs w:val="28"/>
        </w:rPr>
        <w:t>разработанного подхода</w:t>
      </w:r>
      <w:r w:rsidR="00324EDA" w:rsidRPr="005C0186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сформулированы методологические и феноменологические основы кросс-культурной дидактики.</w:t>
      </w:r>
    </w:p>
    <w:p w:rsidR="00916FC0" w:rsidRDefault="00C05177" w:rsidP="00857A2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 учетом методологических основ кросс-культурной дидактики сформулированы основные принципы управления процессом обучения в поликультурной информационно-образовательной среде. </w:t>
      </w:r>
    </w:p>
    <w:p w:rsidR="00916FC0" w:rsidRPr="005C0186" w:rsidRDefault="00C05177" w:rsidP="00857A2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sz w:val="28"/>
          <w:szCs w:val="28"/>
        </w:rPr>
        <w:t xml:space="preserve"> </w:t>
      </w:r>
      <w:r w:rsidR="00E84C25" w:rsidRPr="005C0186">
        <w:rPr>
          <w:rStyle w:val="a4"/>
          <w:b w:val="0"/>
          <w:sz w:val="28"/>
          <w:szCs w:val="28"/>
        </w:rPr>
        <w:t xml:space="preserve">Разработана </w:t>
      </w:r>
      <w:r w:rsidRPr="005C0186">
        <w:rPr>
          <w:rStyle w:val="a4"/>
          <w:b w:val="0"/>
          <w:sz w:val="28"/>
          <w:szCs w:val="28"/>
        </w:rPr>
        <w:t>архитектур</w:t>
      </w:r>
      <w:r w:rsidR="00E84C25" w:rsidRPr="005C0186">
        <w:rPr>
          <w:rStyle w:val="a4"/>
          <w:b w:val="0"/>
          <w:sz w:val="28"/>
          <w:szCs w:val="28"/>
        </w:rPr>
        <w:t>а</w:t>
      </w:r>
      <w:r w:rsidRPr="005C0186">
        <w:rPr>
          <w:rStyle w:val="a4"/>
          <w:b w:val="0"/>
          <w:sz w:val="28"/>
          <w:szCs w:val="28"/>
        </w:rPr>
        <w:t xml:space="preserve"> и </w:t>
      </w:r>
      <w:r w:rsidR="005C0186" w:rsidRPr="005C0186">
        <w:rPr>
          <w:rStyle w:val="a4"/>
          <w:b w:val="0"/>
          <w:sz w:val="28"/>
          <w:szCs w:val="28"/>
        </w:rPr>
        <w:t>принципы</w:t>
      </w:r>
      <w:r w:rsidR="00E84C25" w:rsidRPr="005C0186">
        <w:rPr>
          <w:rStyle w:val="a4"/>
          <w:b w:val="0"/>
          <w:sz w:val="28"/>
          <w:szCs w:val="28"/>
        </w:rPr>
        <w:t xml:space="preserve"> </w:t>
      </w:r>
      <w:r w:rsidRPr="005C0186">
        <w:rPr>
          <w:rStyle w:val="a4"/>
          <w:b w:val="0"/>
          <w:sz w:val="28"/>
          <w:szCs w:val="28"/>
        </w:rPr>
        <w:t>дизайна поликультурной информационно-образовательной среды.</w:t>
      </w:r>
    </w:p>
    <w:p w:rsidR="00916FC0" w:rsidRDefault="00C05177" w:rsidP="00857A2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  <w:sz w:val="28"/>
          <w:szCs w:val="28"/>
        </w:rPr>
        <w:t>Разработаны макеты культурно-адаптивных интерфейсов для поликультурной информационно-образовательной среды.</w:t>
      </w:r>
    </w:p>
    <w:p w:rsidR="00324EDA" w:rsidRPr="005C0186" w:rsidRDefault="00324EDA" w:rsidP="00324EDA">
      <w:pPr>
        <w:pStyle w:val="a7"/>
        <w:numPr>
          <w:ilvl w:val="0"/>
          <w:numId w:val="19"/>
        </w:numPr>
        <w:spacing w:before="0" w:after="0" w:afterAutospacing="0" w:line="312" w:lineRule="auto"/>
        <w:jc w:val="both"/>
        <w:rPr>
          <w:rStyle w:val="a4"/>
          <w:b w:val="0"/>
          <w:bCs w:val="0"/>
          <w:sz w:val="28"/>
          <w:szCs w:val="28"/>
        </w:rPr>
      </w:pPr>
      <w:r w:rsidRPr="005C0186">
        <w:rPr>
          <w:rStyle w:val="a4"/>
          <w:b w:val="0"/>
          <w:bCs w:val="0"/>
          <w:sz w:val="28"/>
          <w:szCs w:val="28"/>
        </w:rPr>
        <w:t>Разработаны модель и прототип поликультурной информационно-образовательной среды с культурно-адаптивным человеко-ори</w:t>
      </w:r>
      <w:r w:rsidR="005E1A3A">
        <w:rPr>
          <w:rStyle w:val="a4"/>
          <w:b w:val="0"/>
          <w:bCs w:val="0"/>
          <w:sz w:val="28"/>
          <w:szCs w:val="28"/>
        </w:rPr>
        <w:t>ентированным интерфейсом и</w:t>
      </w:r>
      <w:r w:rsidRPr="005C0186">
        <w:rPr>
          <w:rStyle w:val="a4"/>
          <w:b w:val="0"/>
          <w:bCs w:val="0"/>
          <w:sz w:val="28"/>
          <w:szCs w:val="28"/>
        </w:rPr>
        <w:t xml:space="preserve"> </w:t>
      </w:r>
      <w:r w:rsidR="00E84C25" w:rsidRPr="005C0186">
        <w:rPr>
          <w:rStyle w:val="a4"/>
          <w:b w:val="0"/>
          <w:bCs w:val="0"/>
          <w:sz w:val="28"/>
          <w:szCs w:val="28"/>
        </w:rPr>
        <w:t xml:space="preserve">алгоритм </w:t>
      </w:r>
      <w:r w:rsidRPr="005C0186">
        <w:rPr>
          <w:rStyle w:val="a4"/>
          <w:b w:val="0"/>
          <w:bCs w:val="0"/>
          <w:sz w:val="28"/>
          <w:szCs w:val="28"/>
        </w:rPr>
        <w:t>управления процессом обучения.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Теоретическая значимость исследования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заключается в разработке феноменологических и методологических основ кросс-культурной дидактики, формулировании принципов конструктивного обучения в поликультурной информационно-образовательной среде. В работе предлагается модель и прототип поликультурной информационно-образовательной среды с культурно-адаптивным человеко-ориентированным интерфейсом, описан процесс управления процессом обучения.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="SimSu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Практическая значимость диссертации </w:t>
      </w:r>
      <w:r>
        <w:rPr>
          <w:rFonts w:ascii="Times New Roman" w:hAnsi="Times New Roman"/>
          <w:bCs/>
          <w:sz w:val="28"/>
          <w:szCs w:val="28"/>
          <w:lang w:eastAsia="ru-RU"/>
        </w:rPr>
        <w:t>заключается в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SimSun" w:hAnsi="Times New Roman"/>
          <w:bCs/>
          <w:sz w:val="28"/>
          <w:szCs w:val="28"/>
          <w:lang w:eastAsia="ru-RU"/>
        </w:rPr>
        <w:t>создании перечня рекомендаций для конструктивного обучения в поликультурной информационно-образовательной среде; разработке образца культурного ассимилятора для участников образовательного процесса; разработке программы повешения квалификации по курсу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Кросс-культурная дидактика.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iCs/>
          <w:sz w:val="28"/>
          <w:szCs w:val="28"/>
          <w:lang w:eastAsia="ru-RU"/>
        </w:rPr>
        <w:t>Особенности организации конструктивного обучения в поликультурной среде</w:t>
      </w:r>
      <w:r>
        <w:rPr>
          <w:rFonts w:ascii="Times New Roman" w:eastAsia="SimSun" w:hAnsi="Times New Roman"/>
          <w:bCs/>
          <w:sz w:val="28"/>
          <w:szCs w:val="28"/>
          <w:lang w:eastAsia="ru-RU"/>
        </w:rPr>
        <w:t>»; онлайн курса «Основы кросс-культурной дидактики»; курса «Педагогика высшей школы» для аспирантов 2 года обучения ИПУ РАН, тренинга по развитию культурного интеллекта преподавателей. Разработан</w:t>
      </w:r>
      <w:r w:rsidR="00921E23">
        <w:rPr>
          <w:rFonts w:ascii="Times New Roman" w:eastAsia="SimSun" w:hAnsi="Times New Roman"/>
          <w:bCs/>
          <w:sz w:val="28"/>
          <w:szCs w:val="28"/>
          <w:lang w:eastAsia="ru-RU"/>
        </w:rPr>
        <w:t xml:space="preserve">а модель </w:t>
      </w:r>
      <w:r>
        <w:rPr>
          <w:rFonts w:ascii="Times New Roman" w:eastAsia="SimSun" w:hAnsi="Times New Roman"/>
          <w:bCs/>
          <w:sz w:val="28"/>
          <w:szCs w:val="28"/>
          <w:lang w:eastAsia="ru-RU"/>
        </w:rPr>
        <w:t>поликультурной информационно-образовательной среды нового поколения и рекомендательного сервиса по моделированию образовательной траектории обучающегося и управления процессом обучения в поликультурной ИОС</w:t>
      </w:r>
      <w:r>
        <w:rPr>
          <w:rFonts w:ascii="Times New Roman" w:eastAsia="SimSun" w:hAnsi="Times New Roman"/>
          <w:bCs/>
          <w:color w:val="FF0000"/>
          <w:sz w:val="28"/>
          <w:szCs w:val="28"/>
          <w:lang w:eastAsia="ru-RU"/>
        </w:rPr>
        <w:t xml:space="preserve">. </w:t>
      </w:r>
      <w:r>
        <w:rPr>
          <w:rFonts w:ascii="Times New Roman" w:eastAsia="SimSun" w:hAnsi="Times New Roman"/>
          <w:bCs/>
          <w:sz w:val="28"/>
          <w:szCs w:val="28"/>
          <w:lang w:eastAsia="ru-RU"/>
        </w:rPr>
        <w:t xml:space="preserve">Описаны принципы конструктивного трансфера знаний, принципы разработки адаптивного образовательного контента и интерфейса образовательных онлайн ресурсов.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Материалы диссертационного исследования могут быть использованы преподавателями средней и высшей школ, студентами, обучающимися на педагогических специальностях, в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процессе повышения квалификации педагогических кадров, а также исследователями, занимающимися данной проблематикой.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sz w:val="28"/>
          <w:szCs w:val="28"/>
        </w:rPr>
      </w:pPr>
      <w:r>
        <w:rPr>
          <w:b/>
          <w:sz w:val="28"/>
          <w:szCs w:val="28"/>
          <w:lang w:eastAsia="en-US"/>
        </w:rPr>
        <w:t xml:space="preserve">Результаты исследования, которые </w:t>
      </w:r>
      <w:r>
        <w:rPr>
          <w:rStyle w:val="a4"/>
          <w:sz w:val="28"/>
          <w:szCs w:val="28"/>
        </w:rPr>
        <w:t>выносятся на защиту: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1.Сформулирован</w:t>
      </w: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ы методологические основы кросс-культурной дидактики, в основе которых лежат когнитивные и эпист</w:t>
      </w:r>
      <w:r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емологические основания культур</w:t>
      </w: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.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2. Подход культурно-дифференцированного обучения целесообразно разрабатывать на основе сформулированных методологических основ кросс-культурной дидактики.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3. В рамках реализации подхода сформулированы основные принципы образовательной коммуникации, организации и управления учебным контентом и методической составляющей учебного процесса.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4.Предложенная концепция единого методологического подхода к управлению учебным процессом в поликультурной информационно-образовательной среде позволяет выстроить конструктивный учебный процесс.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5. Управление обучением и конструктивный трансфер знаний в поликультурной информационно-образовательной среды наиболее эффективно функционирует на ос</w:t>
      </w:r>
      <w:r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нове принципа знаниецентризма</w:t>
      </w: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.</w:t>
      </w:r>
    </w:p>
    <w:p w:rsidR="00965444" w:rsidRPr="00524FCC" w:rsidRDefault="00965444" w:rsidP="00857A2A">
      <w:pPr>
        <w:spacing w:after="0" w:line="312" w:lineRule="auto"/>
        <w:ind w:left="18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 xml:space="preserve">6. Принцип знаниецентризма заключается в формировании в пространстве поликультурной ИОС глоссариев, семантических карт дисциплин, структуры знаний и компенетностных карт и профилей. </w:t>
      </w:r>
    </w:p>
    <w:p w:rsidR="00965444" w:rsidRPr="005D4C7C" w:rsidRDefault="00965444" w:rsidP="005D4C7C">
      <w:pPr>
        <w:spacing w:after="0" w:line="312" w:lineRule="auto"/>
        <w:jc w:val="both"/>
        <w:rPr>
          <w:rStyle w:val="a4"/>
          <w:rFonts w:ascii="Times New Roman" w:hAnsi="Times New Roman"/>
          <w:b w:val="0"/>
          <w:bCs w:val="0"/>
          <w:sz w:val="28"/>
          <w:szCs w:val="28"/>
        </w:rPr>
      </w:pPr>
      <w:r w:rsidRPr="00524FCC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7. Индивидуализация образовательного процесса в поликультурной информационно-образовательной среде происходит за счет проектирования культурно-адаптивного интерфейса, учебного контента, контрольно-измерительных материалов, стилей обучения и компетентностного профиля</w:t>
      </w:r>
      <w:r w:rsidR="00D9473F">
        <w:rPr>
          <w:rFonts w:ascii="Times New Roman" w:eastAsia="Calibri" w:hAnsi="Times New Roman"/>
          <w:color w:val="000000" w:themeColor="dark1"/>
          <w:sz w:val="28"/>
          <w:szCs w:val="28"/>
          <w:lang w:eastAsia="ru-RU"/>
        </w:rPr>
        <w:t>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Степень достоверности полученных результатов </w:t>
      </w:r>
      <w:r>
        <w:rPr>
          <w:sz w:val="28"/>
          <w:szCs w:val="28"/>
        </w:rPr>
        <w:t>подтверждена анализом отечественных и зарубежных работ по предмету исследования; анализом, обоснованием и апробацией предлагаемых моделей, методов и программных решений.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  <w:t xml:space="preserve">Апробация работы: </w:t>
      </w:r>
      <w:r>
        <w:rPr>
          <w:rFonts w:ascii="Times New Roman" w:hAnsi="Times New Roman"/>
          <w:sz w:val="28"/>
          <w:szCs w:val="24"/>
          <w:lang w:eastAsia="ru-RU"/>
        </w:rPr>
        <w:t>результаты диссертационного исследования обсуждались на российских и зарубежных научных конференциях:</w:t>
      </w:r>
    </w:p>
    <w:p w:rsidR="00FB35D0" w:rsidRDefault="00C05177" w:rsidP="00857A2A">
      <w:pPr>
        <w:pStyle w:val="a7"/>
        <w:spacing w:before="0" w:after="0" w:afterAutospacing="0" w:line="312" w:lineRule="auto"/>
        <w:jc w:val="both"/>
        <w:rPr>
          <w:sz w:val="28"/>
          <w:szCs w:val="28"/>
        </w:rPr>
      </w:pPr>
      <w:r>
        <w:rPr>
          <w:sz w:val="28"/>
          <w:szCs w:val="24"/>
        </w:rPr>
        <w:t xml:space="preserve">    Международная конференция «Новые информационные технологии в исследовании сложных структур», (16–20 сентября 2024 г. Томск, ТГУ), </w:t>
      </w:r>
      <w:r>
        <w:rPr>
          <w:rFonts w:eastAsiaTheme="majorEastAsia"/>
          <w:bCs/>
          <w:color w:val="000000" w:themeColor="text1"/>
          <w:sz w:val="28"/>
          <w:szCs w:val="24"/>
        </w:rPr>
        <w:t xml:space="preserve">XXIII Международная конференция имени А. Ф. Терпугова «Информационные </w:t>
      </w:r>
      <w:r>
        <w:rPr>
          <w:rFonts w:eastAsiaTheme="majorEastAsia"/>
          <w:bCs/>
          <w:color w:val="000000" w:themeColor="text1"/>
          <w:sz w:val="28"/>
          <w:szCs w:val="24"/>
        </w:rPr>
        <w:lastRenderedPageBreak/>
        <w:t xml:space="preserve">технологии и математическое моделирование» (ИТММ – 2024, Томск, ТГУ), </w:t>
      </w:r>
      <w:r>
        <w:rPr>
          <w:sz w:val="28"/>
          <w:szCs w:val="24"/>
        </w:rPr>
        <w:t xml:space="preserve">VI Всероссийская конференция с международным участием «Системы управления, информационные технологии и математическое моделирование». – 13-17 мая 2024 г., – Омск, Омский государственный технический университет. </w:t>
      </w:r>
      <w:r>
        <w:rPr>
          <w:color w:val="000000"/>
          <w:sz w:val="28"/>
          <w:szCs w:val="24"/>
        </w:rPr>
        <w:t>Международная научно-практическая конференция «Современные проблемы цифровой трансформации экономики, образования и государственного управления», Дагестанский государственный университет, Махачкала, Дагестан, ноябрь 2020-2024 г.г.). 14 международная конференция «Российские регионы в фокусе перемен», (УрФУ, 2016- 2024 г.г.)</w:t>
      </w:r>
      <w:r>
        <w:rPr>
          <w:color w:val="01428B"/>
          <w:sz w:val="28"/>
          <w:szCs w:val="24"/>
          <w:u w:val="single"/>
        </w:rPr>
        <w:t xml:space="preserve">. </w:t>
      </w:r>
      <w:r>
        <w:rPr>
          <w:sz w:val="28"/>
          <w:szCs w:val="24"/>
          <w:lang w:val="en-US"/>
        </w:rPr>
        <w:t>V</w:t>
      </w:r>
      <w:r>
        <w:rPr>
          <w:sz w:val="28"/>
          <w:szCs w:val="24"/>
        </w:rPr>
        <w:t xml:space="preserve"> Международная научная конференция «Информатизация образования и методика электронного обучения: Цифровые технологии в образовании»  Сибирский федеральный университет (Красноярск), 2021</w:t>
      </w:r>
      <w:r w:rsidR="00905499">
        <w:rPr>
          <w:sz w:val="28"/>
          <w:szCs w:val="24"/>
        </w:rPr>
        <w:t>, 2025</w:t>
      </w:r>
      <w:r>
        <w:rPr>
          <w:sz w:val="28"/>
          <w:szCs w:val="24"/>
        </w:rPr>
        <w:t>. Конференция «Межкультурные коммуникации и преподавание иностранных языков, (МГУ им Ломоносова, Москва 2018). Круглый стол «Гуманитарные чтения» РГГУ, (Москва, 2017-2020). Методические среды НИУ ВШЭ, (Москв</w:t>
      </w:r>
      <w:r w:rsidR="005E1A3A">
        <w:rPr>
          <w:sz w:val="28"/>
          <w:szCs w:val="24"/>
        </w:rPr>
        <w:t xml:space="preserve">а, 2017). </w:t>
      </w:r>
      <w:r>
        <w:rPr>
          <w:color w:val="000000"/>
          <w:sz w:val="28"/>
          <w:szCs w:val="24"/>
        </w:rPr>
        <w:t xml:space="preserve">Семинар по особенностям преподавания в поликультурной среде для преподавателей Белорусского-Узбекского университета, Ташкент 2023. </w:t>
      </w:r>
      <w:r>
        <w:rPr>
          <w:sz w:val="28"/>
          <w:szCs w:val="24"/>
        </w:rPr>
        <w:t>Международная конференция «</w:t>
      </w:r>
      <w:r>
        <w:rPr>
          <w:sz w:val="28"/>
          <w:szCs w:val="24"/>
          <w:lang w:val="en-US"/>
        </w:rPr>
        <w:t>C</w:t>
      </w:r>
      <w:r>
        <w:rPr>
          <w:sz w:val="28"/>
          <w:szCs w:val="24"/>
        </w:rPr>
        <w:t>овременное образование: векторы развития», (МПГУ), 2016.</w:t>
      </w:r>
      <w:r w:rsidR="00D9473F">
        <w:rPr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Smart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Education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and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E</w:t>
      </w:r>
      <w:r>
        <w:rPr>
          <w:rFonts w:eastAsia="Times New Roman"/>
          <w:sz w:val="28"/>
          <w:szCs w:val="24"/>
        </w:rPr>
        <w:t>-</w:t>
      </w:r>
      <w:r>
        <w:rPr>
          <w:rFonts w:eastAsia="Times New Roman"/>
          <w:sz w:val="28"/>
          <w:szCs w:val="24"/>
          <w:lang w:val="en-US"/>
        </w:rPr>
        <w:t>Learning</w:t>
      </w:r>
      <w:r>
        <w:rPr>
          <w:rFonts w:eastAsia="Times New Roman"/>
          <w:sz w:val="28"/>
          <w:szCs w:val="24"/>
        </w:rPr>
        <w:t xml:space="preserve"> 2015 (</w:t>
      </w:r>
      <w:r>
        <w:rPr>
          <w:rFonts w:eastAsia="Times New Roman"/>
          <w:sz w:val="28"/>
          <w:szCs w:val="24"/>
          <w:lang w:val="en-US"/>
        </w:rPr>
        <w:t>SEEL</w:t>
      </w:r>
      <w:r>
        <w:rPr>
          <w:rFonts w:eastAsia="Times New Roman"/>
          <w:sz w:val="28"/>
          <w:szCs w:val="24"/>
        </w:rPr>
        <w:t xml:space="preserve">-15), </w:t>
      </w:r>
      <w:r>
        <w:rPr>
          <w:rFonts w:eastAsia="Times New Roman"/>
          <w:sz w:val="28"/>
          <w:szCs w:val="24"/>
          <w:lang w:val="en-US"/>
        </w:rPr>
        <w:t>Hilton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Sorrento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Palace</w:t>
      </w:r>
      <w:r>
        <w:rPr>
          <w:rFonts w:eastAsia="Times New Roman"/>
          <w:sz w:val="28"/>
          <w:szCs w:val="24"/>
        </w:rPr>
        <w:t xml:space="preserve">, </w:t>
      </w:r>
      <w:r>
        <w:rPr>
          <w:rFonts w:eastAsia="Times New Roman"/>
          <w:sz w:val="28"/>
          <w:szCs w:val="24"/>
          <w:lang w:val="en-US"/>
        </w:rPr>
        <w:t>Sorrento</w:t>
      </w:r>
      <w:r>
        <w:rPr>
          <w:rFonts w:eastAsia="Times New Roman"/>
          <w:sz w:val="28"/>
          <w:szCs w:val="24"/>
        </w:rPr>
        <w:t xml:space="preserve">, </w:t>
      </w:r>
      <w:r>
        <w:rPr>
          <w:rFonts w:eastAsia="Times New Roman"/>
          <w:sz w:val="28"/>
          <w:szCs w:val="24"/>
          <w:lang w:val="en-US"/>
        </w:rPr>
        <w:t>Italy</w:t>
      </w:r>
      <w:r>
        <w:rPr>
          <w:rFonts w:eastAsia="Times New Roman"/>
          <w:sz w:val="28"/>
          <w:szCs w:val="24"/>
        </w:rPr>
        <w:t xml:space="preserve"> 17</w:t>
      </w:r>
      <w:r>
        <w:rPr>
          <w:rFonts w:eastAsia="Times New Roman"/>
          <w:sz w:val="28"/>
          <w:szCs w:val="24"/>
          <w:lang w:val="en-US"/>
        </w:rPr>
        <w:t>th</w:t>
      </w:r>
      <w:r>
        <w:rPr>
          <w:rFonts w:eastAsia="Times New Roman"/>
          <w:sz w:val="28"/>
          <w:szCs w:val="24"/>
        </w:rPr>
        <w:t>-19</w:t>
      </w:r>
      <w:r>
        <w:rPr>
          <w:rFonts w:eastAsia="Times New Roman"/>
          <w:sz w:val="28"/>
          <w:szCs w:val="24"/>
          <w:lang w:val="en-US"/>
        </w:rPr>
        <w:t>th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/>
          <w:sz w:val="28"/>
          <w:szCs w:val="24"/>
          <w:lang w:val="en-US"/>
        </w:rPr>
        <w:t>June</w:t>
      </w:r>
      <w:r>
        <w:rPr>
          <w:rFonts w:eastAsia="Times New Roman"/>
          <w:sz w:val="28"/>
          <w:szCs w:val="24"/>
        </w:rPr>
        <w:t xml:space="preserve"> 2015. Семинар Института русского языка и культуры МГУ им Ломоносова «Преподавание общеобразовательных предметов на русском языке в иноязычной аудитории», Москва 2016. </w:t>
      </w:r>
      <w:r>
        <w:rPr>
          <w:bCs/>
          <w:sz w:val="28"/>
          <w:szCs w:val="24"/>
        </w:rPr>
        <w:t xml:space="preserve">Международная конференция </w:t>
      </w:r>
      <w:r>
        <w:rPr>
          <w:bCs/>
          <w:color w:val="000000"/>
          <w:sz w:val="28"/>
          <w:szCs w:val="24"/>
        </w:rPr>
        <w:t>«Социокультурные и филологические аспекты в образовательном и научном контексте</w:t>
      </w:r>
      <w:r>
        <w:rPr>
          <w:color w:val="000000"/>
          <w:sz w:val="28"/>
          <w:szCs w:val="24"/>
        </w:rPr>
        <w:t>»</w:t>
      </w:r>
      <w:r>
        <w:rPr>
          <w:bCs/>
          <w:sz w:val="28"/>
          <w:szCs w:val="24"/>
        </w:rPr>
        <w:t xml:space="preserve"> 25-29 сентября 2014 года, Киото, Япония</w:t>
      </w:r>
      <w:r>
        <w:rPr>
          <w:rFonts w:eastAsia="Times New Roman"/>
          <w:sz w:val="28"/>
          <w:szCs w:val="24"/>
        </w:rPr>
        <w:t xml:space="preserve"> и ряде других всероссийских и международных конференций</w:t>
      </w:r>
      <w:r>
        <w:rPr>
          <w:sz w:val="28"/>
          <w:szCs w:val="28"/>
        </w:rPr>
        <w:t>.</w:t>
      </w:r>
      <w:r>
        <w:rPr>
          <w:rFonts w:eastAsia="SimSun"/>
          <w:bCs/>
          <w:szCs w:val="24"/>
        </w:rPr>
        <w:t xml:space="preserve"> </w:t>
      </w:r>
      <w:r>
        <w:rPr>
          <w:rStyle w:val="a4"/>
          <w:sz w:val="28"/>
          <w:szCs w:val="24"/>
        </w:rPr>
        <w:t>Публикации:</w:t>
      </w:r>
      <w:r>
        <w:rPr>
          <w:rStyle w:val="a4"/>
          <w:b w:val="0"/>
          <w:sz w:val="28"/>
          <w:szCs w:val="24"/>
        </w:rPr>
        <w:t xml:space="preserve"> По результатам диссертационного исследования опубликовано 80 работ. 4 монографии, 30 статей в журналах перечная ВАК, 8 статей в трудах зарубежных конференций и журналах, индексируемых в базах WoS и Sc</w:t>
      </w:r>
      <w:r w:rsidR="00FB35D0">
        <w:rPr>
          <w:rStyle w:val="a4"/>
          <w:b w:val="0"/>
          <w:sz w:val="28"/>
          <w:szCs w:val="24"/>
        </w:rPr>
        <w:t xml:space="preserve">opus </w:t>
      </w:r>
      <w:r w:rsidR="00FB35D0">
        <w:rPr>
          <w:sz w:val="28"/>
          <w:szCs w:val="28"/>
        </w:rPr>
        <w:t>Изданы учебники и учебные пособия по «Теории и пра</w:t>
      </w:r>
      <w:r w:rsidR="002D7D4C">
        <w:rPr>
          <w:sz w:val="28"/>
          <w:szCs w:val="28"/>
        </w:rPr>
        <w:t>ктике кросс-культурной дидактики</w:t>
      </w:r>
      <w:r w:rsidR="00FB35D0">
        <w:rPr>
          <w:sz w:val="28"/>
          <w:szCs w:val="28"/>
        </w:rPr>
        <w:t xml:space="preserve">» и </w:t>
      </w:r>
      <w:r w:rsidR="002D7D4C">
        <w:rPr>
          <w:sz w:val="28"/>
          <w:szCs w:val="28"/>
        </w:rPr>
        <w:t>«</w:t>
      </w:r>
      <w:r w:rsidR="00FB35D0">
        <w:rPr>
          <w:sz w:val="28"/>
          <w:szCs w:val="28"/>
        </w:rPr>
        <w:t>Педагогике высшей школы</w:t>
      </w:r>
      <w:r w:rsidR="002D7D4C">
        <w:rPr>
          <w:sz w:val="28"/>
          <w:szCs w:val="28"/>
        </w:rPr>
        <w:t>»</w:t>
      </w:r>
      <w:r w:rsidR="00FB35D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«Деловой и межкультурной коммуникации» </w:t>
      </w:r>
      <w:r w:rsidRPr="00FB35D0">
        <w:rPr>
          <w:sz w:val="28"/>
          <w:szCs w:val="28"/>
        </w:rPr>
        <w:t>(</w:t>
      </w:r>
      <w:r w:rsidR="00FB35D0" w:rsidRPr="00FB35D0">
        <w:rPr>
          <w:sz w:val="28"/>
          <w:szCs w:val="28"/>
        </w:rPr>
        <w:t>Гриф УМО ВО).</w:t>
      </w:r>
      <w:r w:rsidR="00CE3959">
        <w:rPr>
          <w:sz w:val="28"/>
          <w:szCs w:val="28"/>
        </w:rPr>
        <w:t xml:space="preserve"> Полный список публикаций приведен в тесте диссертации.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rStyle w:val="a4"/>
          <w:b w:val="0"/>
          <w:sz w:val="28"/>
          <w:szCs w:val="24"/>
        </w:rPr>
      </w:pPr>
      <w:r>
        <w:rPr>
          <w:rStyle w:val="a4"/>
          <w:sz w:val="28"/>
          <w:szCs w:val="24"/>
        </w:rPr>
        <w:t>Личный вклад.</w:t>
      </w:r>
      <w:r>
        <w:rPr>
          <w:rStyle w:val="a4"/>
          <w:b w:val="0"/>
          <w:sz w:val="28"/>
          <w:szCs w:val="24"/>
        </w:rPr>
        <w:t xml:space="preserve"> Все основные результаты получены автором самостоятельно.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sz w:val="28"/>
          <w:szCs w:val="24"/>
        </w:rPr>
      </w:pPr>
      <w:r>
        <w:rPr>
          <w:rStyle w:val="a4"/>
          <w:sz w:val="28"/>
          <w:szCs w:val="24"/>
        </w:rPr>
        <w:lastRenderedPageBreak/>
        <w:t xml:space="preserve">Объем и структура диссертации. </w:t>
      </w:r>
      <w:r>
        <w:rPr>
          <w:sz w:val="28"/>
          <w:szCs w:val="24"/>
        </w:rPr>
        <w:t>Диссертационное исследование общим объемом 350 страниц состоит из введения, пяти глав, заключения, списка использованной литературы, глоссария, приложений.</w:t>
      </w:r>
    </w:p>
    <w:p w:rsidR="00916FC0" w:rsidRDefault="00C05177" w:rsidP="00857A2A">
      <w:pPr>
        <w:pStyle w:val="a7"/>
        <w:spacing w:before="0" w:after="0" w:afterAutospacing="0" w:line="312" w:lineRule="auto"/>
        <w:rPr>
          <w:sz w:val="28"/>
          <w:szCs w:val="28"/>
        </w:rPr>
      </w:pPr>
      <w:r>
        <w:rPr>
          <w:szCs w:val="24"/>
        </w:rPr>
        <w:t xml:space="preserve">                         </w:t>
      </w:r>
      <w:r w:rsidR="00A52C13">
        <w:rPr>
          <w:szCs w:val="24"/>
        </w:rPr>
        <w:t xml:space="preserve">       </w:t>
      </w:r>
      <w:r w:rsidR="00A02546">
        <w:rPr>
          <w:szCs w:val="24"/>
        </w:rPr>
        <w:t xml:space="preserve">   </w:t>
      </w:r>
      <w:r>
        <w:rPr>
          <w:rStyle w:val="a4"/>
          <w:sz w:val="28"/>
          <w:szCs w:val="28"/>
        </w:rPr>
        <w:t>ОСНОВНОЕ СОДЕРЖАНИЕ РАБОТЫ</w:t>
      </w:r>
    </w:p>
    <w:p w:rsidR="00916FC0" w:rsidRDefault="00C05177" w:rsidP="00857A2A">
      <w:pPr>
        <w:pStyle w:val="a7"/>
        <w:spacing w:before="0" w:after="0" w:afterAutospacing="0" w:line="312" w:lineRule="auto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Во введении </w:t>
      </w:r>
      <w:r>
        <w:rPr>
          <w:sz w:val="28"/>
          <w:szCs w:val="28"/>
        </w:rPr>
        <w:t>представлены актуальность, цель, объект и предмет исследования, формулируются гипотеза и задачи, определяются общие методологические основы, представлены положения, выносимые на защиту, новизна полученных результатов, их достоверность, а также теоретическая и практическая значимость работы. Описана структура работы и краткое содержание ее разделов.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ГЛАВА 1. </w:t>
      </w:r>
      <w:r>
        <w:rPr>
          <w:rFonts w:ascii="Times New Roman" w:eastAsiaTheme="minorEastAsia" w:hAnsi="Times New Roman"/>
          <w:b/>
          <w:sz w:val="28"/>
          <w:szCs w:val="28"/>
          <w:lang w:bidi="en-US"/>
        </w:rPr>
        <w:t xml:space="preserve">ОСОБЕННОСТИ СОВРЕМЕННОЙ ИНФОРМАЦИОННО-ОБРАЗОВАТЕЛЬНОЙ СРЕДЫ В КРОСС-КУЛЬТУРНОМ КОНТЕКСТЕ </w:t>
      </w:r>
      <w:r>
        <w:rPr>
          <w:rFonts w:ascii="Times New Roman" w:eastAsiaTheme="minorEastAsia" w:hAnsi="Times New Roman"/>
          <w:sz w:val="28"/>
          <w:szCs w:val="28"/>
          <w:lang w:bidi="en-US"/>
        </w:rPr>
        <w:t>В 1 главе</w:t>
      </w:r>
      <w:r>
        <w:rPr>
          <w:rFonts w:ascii="Times New Roman" w:eastAsiaTheme="minorEastAsia" w:hAnsi="Times New Roman"/>
          <w:b/>
          <w:sz w:val="28"/>
          <w:szCs w:val="28"/>
          <w:lang w:bidi="en-US"/>
        </w:rPr>
        <w:t xml:space="preserve"> </w:t>
      </w:r>
      <w:r>
        <w:rPr>
          <w:rFonts w:ascii="Times New Roman" w:hAnsi="Times New Roman"/>
          <w:sz w:val="28"/>
          <w:szCs w:val="28"/>
        </w:rPr>
        <w:t>описываются особенности функционирования информационно-образовател</w:t>
      </w:r>
      <w:r w:rsidR="00BA76CF">
        <w:rPr>
          <w:rFonts w:ascii="Times New Roman" w:hAnsi="Times New Roman"/>
          <w:sz w:val="28"/>
          <w:szCs w:val="28"/>
        </w:rPr>
        <w:t xml:space="preserve">ьной среды современной </w:t>
      </w:r>
      <w:r>
        <w:rPr>
          <w:rFonts w:ascii="Times New Roman" w:hAnsi="Times New Roman"/>
          <w:sz w:val="28"/>
          <w:szCs w:val="28"/>
        </w:rPr>
        <w:t xml:space="preserve"> высшей школ</w:t>
      </w:r>
      <w:r w:rsidR="00BA76CF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b/>
          <w:sz w:val="28"/>
          <w:szCs w:val="28"/>
        </w:rPr>
        <w:t xml:space="preserve">. </w:t>
      </w:r>
    </w:p>
    <w:p w:rsidR="00916FC0" w:rsidRDefault="009B7C38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 разделе 1.1. </w:t>
      </w:r>
      <w:r w:rsidR="00C05177">
        <w:rPr>
          <w:rFonts w:ascii="Times New Roman" w:hAnsi="Times New Roman"/>
          <w:b/>
          <w:sz w:val="28"/>
          <w:szCs w:val="28"/>
        </w:rPr>
        <w:t>Вза</w:t>
      </w:r>
      <w:r>
        <w:rPr>
          <w:rFonts w:ascii="Times New Roman" w:hAnsi="Times New Roman"/>
          <w:b/>
          <w:sz w:val="28"/>
          <w:szCs w:val="28"/>
        </w:rPr>
        <w:t>имосвязь культуры и образования</w:t>
      </w:r>
      <w:r w:rsidR="00C05177">
        <w:rPr>
          <w:rFonts w:ascii="Times New Roman" w:hAnsi="Times New Roman"/>
          <w:b/>
          <w:sz w:val="28"/>
          <w:szCs w:val="28"/>
        </w:rPr>
        <w:t xml:space="preserve"> </w:t>
      </w:r>
      <w:r w:rsidR="00C05177">
        <w:rPr>
          <w:rFonts w:ascii="Times New Roman" w:hAnsi="Times New Roman"/>
          <w:sz w:val="28"/>
          <w:szCs w:val="28"/>
        </w:rPr>
        <w:t xml:space="preserve">исследуются факторы, влияющие на связь культуры и образования. </w:t>
      </w:r>
      <w:r w:rsidR="00890FF6">
        <w:rPr>
          <w:rFonts w:ascii="Times New Roman" w:hAnsi="Times New Roman"/>
          <w:sz w:val="28"/>
          <w:szCs w:val="28"/>
        </w:rPr>
        <w:t>Отмечается, что с</w:t>
      </w:r>
      <w:r w:rsidR="00C05177">
        <w:rPr>
          <w:rFonts w:ascii="Times New Roman" w:hAnsi="Times New Roman"/>
          <w:sz w:val="28"/>
          <w:szCs w:val="28"/>
        </w:rPr>
        <w:t>истема образования является ретрансляционным каналом культуры и способствует формированию принятой в данном социуме картины мира в русле существующих культурных традиций. Обучаясь, индивид формируется не только как профессионал, но и как полноценный субьект культуры, с вытекающими эпистемологическими, ценностными и поведенческими установками.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B7C38">
        <w:rPr>
          <w:rFonts w:ascii="Times New Roman" w:hAnsi="Times New Roman"/>
          <w:b/>
          <w:sz w:val="28"/>
          <w:szCs w:val="28"/>
        </w:rPr>
        <w:t xml:space="preserve">В разделе 1.2. </w:t>
      </w:r>
      <w:r>
        <w:rPr>
          <w:rFonts w:ascii="Times New Roman" w:eastAsiaTheme="minorEastAsia" w:hAnsi="Times New Roman"/>
          <w:b/>
          <w:sz w:val="28"/>
          <w:szCs w:val="28"/>
          <w:lang w:bidi="en-US"/>
        </w:rPr>
        <w:t>Общая специфика конструктивного обучения в информацио</w:t>
      </w:r>
      <w:r w:rsidR="009B7C38">
        <w:rPr>
          <w:rFonts w:ascii="Times New Roman" w:eastAsiaTheme="minorEastAsia" w:hAnsi="Times New Roman"/>
          <w:b/>
          <w:sz w:val="28"/>
          <w:szCs w:val="28"/>
          <w:lang w:bidi="en-US"/>
        </w:rPr>
        <w:t>нно-образовательной среде (ИОС)</w:t>
      </w:r>
      <w:r>
        <w:rPr>
          <w:rFonts w:ascii="Times New Roman" w:hAnsi="Times New Roman"/>
          <w:sz w:val="28"/>
          <w:szCs w:val="28"/>
        </w:rPr>
        <w:t xml:space="preserve"> анализируется влияние внедрения информационно-коммуникационных технологий (ИКТ) </w:t>
      </w:r>
      <w:r w:rsidR="00890FF6">
        <w:rPr>
          <w:rFonts w:ascii="Times New Roman" w:hAnsi="Times New Roman"/>
          <w:sz w:val="28"/>
          <w:szCs w:val="28"/>
        </w:rPr>
        <w:t xml:space="preserve">и технологии искусственного интеллекта (ИИ) </w:t>
      </w:r>
      <w:r>
        <w:rPr>
          <w:rFonts w:ascii="Times New Roman" w:hAnsi="Times New Roman"/>
          <w:sz w:val="28"/>
          <w:szCs w:val="28"/>
        </w:rPr>
        <w:t xml:space="preserve">в учебный процесс. </w:t>
      </w:r>
      <w:r w:rsidR="00890FF6">
        <w:rPr>
          <w:rFonts w:ascii="Times New Roman" w:hAnsi="Times New Roman"/>
          <w:sz w:val="28"/>
          <w:szCs w:val="28"/>
        </w:rPr>
        <w:t xml:space="preserve">В результате технической трансформации </w:t>
      </w:r>
      <w:r>
        <w:rPr>
          <w:rFonts w:ascii="Times New Roman" w:hAnsi="Times New Roman"/>
          <w:sz w:val="28"/>
          <w:szCs w:val="28"/>
        </w:rPr>
        <w:t xml:space="preserve">появилась возможность персонифицированного подхода в процессе обучения. В данном контексте одной из задач является подбор </w:t>
      </w:r>
      <w:r w:rsidR="008B0A13">
        <w:rPr>
          <w:rFonts w:ascii="Times New Roman" w:hAnsi="Times New Roman"/>
          <w:sz w:val="28"/>
          <w:szCs w:val="28"/>
        </w:rPr>
        <w:t xml:space="preserve">релевантных </w:t>
      </w:r>
      <w:r>
        <w:rPr>
          <w:rFonts w:ascii="Times New Roman" w:hAnsi="Times New Roman"/>
          <w:sz w:val="28"/>
          <w:szCs w:val="28"/>
        </w:rPr>
        <w:t>методов управления обучением и организации (дизайна) образовательной среды, с помощью которых можно реализовать цели задачи воспитания и образования индивидуума с учетом культурно-когнитивных</w:t>
      </w:r>
      <w:r w:rsidR="00BA76CF">
        <w:rPr>
          <w:rFonts w:ascii="Times New Roman" w:hAnsi="Times New Roman"/>
          <w:sz w:val="28"/>
          <w:szCs w:val="28"/>
        </w:rPr>
        <w:t xml:space="preserve"> и индивидуально-психологических</w:t>
      </w:r>
      <w:r>
        <w:rPr>
          <w:rFonts w:ascii="Times New Roman" w:hAnsi="Times New Roman"/>
          <w:sz w:val="28"/>
          <w:szCs w:val="28"/>
        </w:rPr>
        <w:t xml:space="preserve"> особенностей обучающихся. </w:t>
      </w:r>
      <w:r>
        <w:rPr>
          <w:rFonts w:ascii="Times New Roman" w:hAnsi="Times New Roman"/>
          <w:color w:val="000000"/>
          <w:sz w:val="28"/>
          <w:szCs w:val="28"/>
        </w:rPr>
        <w:t xml:space="preserve">Как следствие этого, мы имеем </w:t>
      </w:r>
      <w:r>
        <w:rPr>
          <w:rFonts w:ascii="Times New Roman" w:hAnsi="Times New Roman"/>
          <w:sz w:val="28"/>
          <w:szCs w:val="28"/>
        </w:rPr>
        <w:t xml:space="preserve">статусно-функциональную трансформацию роли преподавателя в учебном процессе, необходимость трансформации основных принципов, методов обучения и форм репрезентации учебного контента для </w:t>
      </w:r>
      <w:r>
        <w:rPr>
          <w:rFonts w:ascii="Times New Roman" w:hAnsi="Times New Roman"/>
          <w:sz w:val="28"/>
          <w:szCs w:val="28"/>
        </w:rPr>
        <w:lastRenderedPageBreak/>
        <w:t>конструктивного автодидактического обучения и понимания принципов управления процессом обучения выстраивания индивидуальной образовательной траектории, управления мотивацией и вниманием студентов в поликультурной ИО</w:t>
      </w:r>
      <w:r w:rsidR="008B0A13">
        <w:rPr>
          <w:rFonts w:ascii="Times New Roman" w:hAnsi="Times New Roman"/>
          <w:sz w:val="28"/>
          <w:szCs w:val="28"/>
        </w:rPr>
        <w:t>С с учетом целевого, содержательного, процессуального и оценочного компонентов.</w:t>
      </w:r>
    </w:p>
    <w:p w:rsidR="00916FC0" w:rsidRDefault="00C05177" w:rsidP="00857A2A">
      <w:pPr>
        <w:tabs>
          <w:tab w:val="left" w:pos="8671"/>
        </w:tabs>
        <w:spacing w:after="0" w:line="312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bidi="en-US"/>
        </w:rPr>
        <w:t xml:space="preserve">В разделе 1.3 </w:t>
      </w:r>
      <w:r>
        <w:rPr>
          <w:rFonts w:ascii="Times New Roman" w:hAnsi="Times New Roman"/>
          <w:b/>
          <w:sz w:val="28"/>
          <w:szCs w:val="28"/>
        </w:rPr>
        <w:t>Информационно-образовательная среда: генезис и функции</w:t>
      </w:r>
      <w:r>
        <w:rPr>
          <w:rFonts w:ascii="Times New Roman" w:hAnsi="Times New Roman"/>
          <w:b/>
          <w:sz w:val="28"/>
          <w:szCs w:val="28"/>
        </w:rPr>
        <w:tab/>
        <w:t xml:space="preserve"> </w:t>
      </w:r>
    </w:p>
    <w:p w:rsidR="00916FC0" w:rsidRDefault="00C05177" w:rsidP="00857A2A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Современные возможности информационных технологий позволяют построить архитектуру поликультурной ИОС,</w:t>
      </w:r>
      <w:r w:rsidR="00BA76CF">
        <w:rPr>
          <w:rFonts w:ascii="Times New Roman" w:hAnsi="Times New Roman"/>
          <w:bCs/>
          <w:sz w:val="28"/>
          <w:szCs w:val="28"/>
        </w:rPr>
        <w:t xml:space="preserve"> учитывающую индивидуальные и культурные особенности обучающихся,</w:t>
      </w:r>
      <w:r>
        <w:rPr>
          <w:rFonts w:ascii="Times New Roman" w:hAnsi="Times New Roman"/>
          <w:bCs/>
          <w:sz w:val="28"/>
          <w:szCs w:val="28"/>
        </w:rPr>
        <w:t xml:space="preserve"> обьединяющую все программные модули, непосредственно связанные с процессом обучения, используя сетецентрические, речевые технологии (голосовой помощник, </w:t>
      </w:r>
      <w:r w:rsidR="00BA76CF">
        <w:rPr>
          <w:rFonts w:ascii="Times New Roman" w:hAnsi="Times New Roman"/>
          <w:bCs/>
          <w:sz w:val="28"/>
          <w:szCs w:val="28"/>
        </w:rPr>
        <w:t>системы синхронного перевода,</w:t>
      </w:r>
      <w:r w:rsidR="00890FF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сурдосервер для лиц с ограниченными возможностями), </w:t>
      </w:r>
      <w:r w:rsidR="00BA76CF">
        <w:rPr>
          <w:rFonts w:ascii="Times New Roman" w:hAnsi="Times New Roman"/>
          <w:bCs/>
          <w:sz w:val="28"/>
          <w:szCs w:val="28"/>
        </w:rPr>
        <w:t xml:space="preserve">адаптивный интерфейс, </w:t>
      </w:r>
      <w:r>
        <w:rPr>
          <w:rFonts w:ascii="Times New Roman" w:hAnsi="Times New Roman"/>
          <w:bCs/>
          <w:sz w:val="28"/>
          <w:szCs w:val="28"/>
        </w:rPr>
        <w:t xml:space="preserve"> образовательный контент</w:t>
      </w:r>
      <w:r w:rsidR="00BA76CF">
        <w:rPr>
          <w:rFonts w:ascii="Times New Roman" w:hAnsi="Times New Roman"/>
          <w:bCs/>
          <w:sz w:val="28"/>
          <w:szCs w:val="28"/>
        </w:rPr>
        <w:t xml:space="preserve"> с возможностью персонализации, банк вариантов</w:t>
      </w:r>
      <w:r>
        <w:rPr>
          <w:rFonts w:ascii="Times New Roman" w:hAnsi="Times New Roman"/>
          <w:bCs/>
          <w:sz w:val="28"/>
          <w:szCs w:val="28"/>
        </w:rPr>
        <w:t xml:space="preserve"> контрольно-измерительных материалов, элементы искусственного интеллекта (ИИ-ассистенты),</w:t>
      </w:r>
      <w:r w:rsidR="00BA76CF">
        <w:rPr>
          <w:rFonts w:ascii="Times New Roman" w:hAnsi="Times New Roman"/>
          <w:bCs/>
          <w:sz w:val="28"/>
          <w:szCs w:val="28"/>
        </w:rPr>
        <w:t xml:space="preserve"> сопровождающие учебный процесс и позволяющие отслеживать прогресс ученика, </w:t>
      </w:r>
      <w:r>
        <w:rPr>
          <w:rFonts w:ascii="Times New Roman" w:hAnsi="Times New Roman"/>
          <w:sz w:val="28"/>
          <w:szCs w:val="28"/>
        </w:rPr>
        <w:t>моделировать индивидуальную образовательную траекторию и компетентностный профиль.</w:t>
      </w:r>
      <w:r>
        <w:rPr>
          <w:rFonts w:ascii="Times New Roman" w:hAnsi="Times New Roman"/>
          <w:bCs/>
          <w:sz w:val="28"/>
          <w:szCs w:val="28"/>
        </w:rPr>
        <w:t xml:space="preserve"> Характерной особенностью поликультурной ИОС нового поколения является возможность использования индивидуальных настроек и мультимедийных технологий в образовательном процессе и возможность управления процессом обучения с учетом индивидуально-психологических и культурно-когнитивных особенностей обучающихся</w:t>
      </w:r>
      <w:r w:rsidR="00BA76CF">
        <w:rPr>
          <w:rFonts w:ascii="Times New Roman" w:hAnsi="Times New Roman"/>
          <w:bCs/>
          <w:sz w:val="28"/>
          <w:szCs w:val="28"/>
        </w:rPr>
        <w:t xml:space="preserve"> (Рис.1.)</w:t>
      </w:r>
      <w:r>
        <w:rPr>
          <w:rFonts w:ascii="Times New Roman" w:hAnsi="Times New Roman"/>
          <w:bCs/>
          <w:sz w:val="28"/>
          <w:szCs w:val="28"/>
        </w:rPr>
        <w:t xml:space="preserve">. </w:t>
      </w:r>
    </w:p>
    <w:p w:rsidR="00BA76CF" w:rsidRDefault="00BA76CF" w:rsidP="00857A2A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:rsidR="00916FC0" w:rsidRDefault="00C05177" w:rsidP="00857A2A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  <w:highlight w:val="yellow"/>
          <w:lang w:eastAsia="ru-RU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940425" cy="141287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7759" b="38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A76CF">
        <w:rPr>
          <w:rFonts w:ascii="Times New Roman" w:hAnsi="Times New Roman"/>
          <w:bCs/>
          <w:sz w:val="28"/>
          <w:szCs w:val="28"/>
        </w:rPr>
        <w:t>Рис.1</w:t>
      </w:r>
      <w:r w:rsidR="00BA76CF" w:rsidRPr="003F35DC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="003F35DC" w:rsidRPr="003F35DC">
        <w:rPr>
          <w:rFonts w:ascii="Times New Roman" w:hAnsi="Times New Roman"/>
          <w:b/>
          <w:bCs/>
          <w:sz w:val="24"/>
          <w:szCs w:val="24"/>
        </w:rPr>
        <w:t>Архитектура процесса образовательной коммуникации в поликультурной ИОС</w:t>
      </w:r>
    </w:p>
    <w:p w:rsidR="00916FC0" w:rsidRDefault="00C05177" w:rsidP="00857A2A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Системы электронного обучения нового поколения позволяют обеспечить каждого ученика «интеллектуальным помощником», который, </w:t>
      </w:r>
      <w:r>
        <w:rPr>
          <w:rFonts w:ascii="Times New Roman" w:hAnsi="Times New Roman"/>
          <w:sz w:val="28"/>
          <w:szCs w:val="28"/>
        </w:rPr>
        <w:lastRenderedPageBreak/>
        <w:t>«сотрудничая» с преподавателями, обеспечивает оптимизацию образовательного процесса, достигая максимального уровня индивидуализации.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b/>
          <w:sz w:val="28"/>
          <w:szCs w:val="28"/>
          <w:lang w:bidi="en-US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В разделе </w:t>
      </w:r>
      <w:r>
        <w:rPr>
          <w:rFonts w:ascii="Times New Roman" w:eastAsiaTheme="minorEastAsia" w:hAnsi="Times New Roman"/>
          <w:b/>
          <w:sz w:val="28"/>
          <w:szCs w:val="28"/>
          <w:lang w:bidi="en-US"/>
        </w:rPr>
        <w:t>1.4. Настоящее и ближайшее будущее информационно-образовательных сред</w:t>
      </w:r>
    </w:p>
    <w:p w:rsidR="00916FC0" w:rsidRPr="000435D2" w:rsidRDefault="00C05177" w:rsidP="00857A2A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Предложен анализ существующих современных моделей образовательной коммуникации, обеспечивающих возможность </w:t>
      </w:r>
      <w:r>
        <w:rPr>
          <w:rFonts w:ascii="Times New Roman" w:hAnsi="Times New Roman"/>
          <w:bCs/>
          <w:iCs/>
          <w:color w:val="000000"/>
          <w:sz w:val="28"/>
          <w:szCs w:val="28"/>
        </w:rPr>
        <w:t xml:space="preserve">персонализации учебного процесса, возможность непрерывной промежуточной оценки полученных знаний, возможность обучения и оценки знаний на основе анализа данных. Для конструктивного построения ИОТ (индивидуальной образовательной траектории) начинает широко использоваться наука об обработке данных, позволяющая создавать профили учащихся, собирая и анализируя большие объемы информации о «электронных следах». </w:t>
      </w:r>
      <w:r>
        <w:rPr>
          <w:rFonts w:ascii="Times New Roman" w:hAnsi="Times New Roman"/>
          <w:color w:val="000000"/>
          <w:sz w:val="28"/>
          <w:szCs w:val="28"/>
        </w:rPr>
        <w:t>Типы анализируемых данных о студентах могут варьироваться, но обязательно включают такую информацию, как персональные данные студента (возраст, адрес, этническая принадлежность), выбранные им курсы, прогресс в прохождении учебной программы; данные о вовлеченности в учебный процесс (число просмотров страниц, участие студентов в обсуждениях, процент студентов, выполнивших задания, количество учетных записей в системе); а также анализ</w:t>
      </w:r>
      <w:r w:rsidR="00A02546">
        <w:rPr>
          <w:rFonts w:ascii="Times New Roman" w:hAnsi="Times New Roman"/>
          <w:color w:val="000000"/>
          <w:sz w:val="28"/>
          <w:szCs w:val="28"/>
        </w:rPr>
        <w:t xml:space="preserve"> прохождения образовательных треков.</w:t>
      </w:r>
      <w:r>
        <w:rPr>
          <w:rFonts w:ascii="Times New Roman" w:hAnsi="Times New Roman"/>
          <w:color w:val="000000"/>
          <w:sz w:val="28"/>
          <w:szCs w:val="28"/>
        </w:rPr>
        <w:t xml:space="preserve"> Образовательная аналитика создает методы статистического анализа и извлечения данных, позволяющие заранее выявлять проблемы, улучшать результаты обучения студентов и персонализировать их образовательный опыт.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 данной главе говорилось об особенностях формирования информационно-образовательной среды с учетом влияния ИКТ, генезисе и функциях ИОС нового поколения и перспективах развития ИОС, позволяющей управлять процессом обучения с учетом индивидуально-психологических и культурно-когнитивных особенностей обучающихся. На сегодняшний день, благодаря развитию технологий впервые появилась возможность создания ИОС, учитывающей культурные и индивидуально-психологические параметры обучающихся.</w:t>
      </w:r>
    </w:p>
    <w:p w:rsidR="00916FC0" w:rsidRDefault="00C05177" w:rsidP="00857A2A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ГЛАВА 2. ИСТОРИЯ ВОЗНИКНОВЕНИЯ И РАЗВИТИЯ КРОСС-КУЛЬТУРНОЙ ДИДАКТИКИ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В настоящей главе представлен анализ истории развития и современного состояния исследований в сфере поликультурного образования и кросс-культурной дидактики, понятие культурного интеллекта, его генезис и функции, параметры для описания культурных различий, возникающих в процессе коммуникации и обучения.</w:t>
      </w:r>
    </w:p>
    <w:p w:rsidR="00916FC0" w:rsidRDefault="00C05177" w:rsidP="00857A2A">
      <w:pPr>
        <w:spacing w:after="0" w:line="312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 разделе 2.1. Возникновения и развитие исследований поликультурного образования в России и за рубежом</w:t>
      </w:r>
    </w:p>
    <w:p w:rsidR="00916FC0" w:rsidRDefault="00C05177" w:rsidP="00857A2A">
      <w:pPr>
        <w:shd w:val="clear" w:color="auto" w:fill="FFFFFF"/>
        <w:spacing w:after="0" w:line="312" w:lineRule="auto"/>
        <w:jc w:val="both"/>
        <w:rPr>
          <w:rFonts w:ascii="Times New Roman" w:eastAsia="Times New Roman" w:hAnsi="Times New Roman"/>
          <w:color w:val="2021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202122"/>
          <w:sz w:val="28"/>
          <w:szCs w:val="28"/>
          <w:lang w:eastAsia="ru-RU"/>
        </w:rPr>
        <w:t xml:space="preserve">   Кросс-культурная дидактика как самостоятельное направление появилось в 1980-е гг. за рубежом в связи с активным развитием миграционных процессов, необходимостью взаимодействовать с представителями других культур, необходимостью преодоления этнической нетерпимости.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Проблематику, связанную с заимствованием и использованием зарубежного опыта рассматривает большое количество отечественных и зарубежных исследователей в рамках ряда дисциплин: </w:t>
      </w:r>
      <w:r>
        <w:rPr>
          <w:rFonts w:ascii="Times New Roman" w:hAnsi="Times New Roman"/>
          <w:i/>
          <w:sz w:val="28"/>
          <w:szCs w:val="28"/>
        </w:rPr>
        <w:t>сравнительная педагогика, этнопедагогика, этнопсихология, кросс-культурная психология и кросс-культурный менеджмент</w:t>
      </w:r>
      <w:r>
        <w:rPr>
          <w:rFonts w:ascii="Times New Roman" w:hAnsi="Times New Roman"/>
          <w:sz w:val="28"/>
          <w:szCs w:val="28"/>
        </w:rPr>
        <w:t xml:space="preserve"> и др.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Представители </w:t>
      </w:r>
      <w:r>
        <w:rPr>
          <w:rFonts w:ascii="Times New Roman" w:eastAsia="Times New Roman" w:hAnsi="Times New Roman"/>
          <w:i/>
          <w:color w:val="000000"/>
          <w:sz w:val="28"/>
          <w:szCs w:val="28"/>
          <w:lang w:eastAsia="ru-RU"/>
        </w:rPr>
        <w:t>кросс-культурной психологии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ставят перед собой задачу сравнительного анализа психологических параметров представителей разных культурных групп с целью выявления специфичных и инвариантных параметров мышления и поведения. В </w:t>
      </w:r>
      <w:r>
        <w:rPr>
          <w:rFonts w:ascii="Times New Roman" w:eastAsia="Times New Roman" w:hAnsi="Times New Roman"/>
          <w:i/>
          <w:color w:val="000000"/>
          <w:sz w:val="28"/>
          <w:szCs w:val="28"/>
          <w:lang w:eastAsia="ru-RU"/>
        </w:rPr>
        <w:t>психологической антропологии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главной задачей является анализ социокультурной жизни с точки зрения действующих в ней психологических механизмов мышления людей. Ядром</w:t>
      </w:r>
      <w:r>
        <w:rPr>
          <w:rFonts w:ascii="Times New Roman" w:eastAsia="Times New Roman" w:hAnsi="Times New Roman"/>
          <w:i/>
          <w:color w:val="000000"/>
          <w:sz w:val="28"/>
          <w:szCs w:val="28"/>
          <w:lang w:eastAsia="ru-RU"/>
        </w:rPr>
        <w:t xml:space="preserve"> культурно-исторической психологии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является комплексное рассмотрение культурных моделей, сценариев и психологических факторов, обуславливающих поведение индивида (Л. Выготский, А. Лурия). </w:t>
      </w:r>
      <w:r>
        <w:rPr>
          <w:rFonts w:ascii="Times New Roman" w:eastAsia="Times New Roman" w:hAnsi="Times New Roman"/>
          <w:i/>
          <w:color w:val="000000"/>
          <w:sz w:val="28"/>
          <w:szCs w:val="28"/>
          <w:lang w:eastAsia="ru-RU"/>
        </w:rPr>
        <w:t>Этнокультурная психология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представляет собой</w:t>
      </w:r>
      <w:r>
        <w:rPr>
          <w:rFonts w:ascii="Times New Roman" w:eastAsia="Times New Roman" w:hAnsi="Times New Roman"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комплексное описание когнитивных и психологических особенностей людей на языке локальной культуры, в рамках собственного уникального культурного пространства. Данные научные направления объединяет стремление поставить во главу угла культурный контекст, в котором развивает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softHyphen/>
        <w:t>ся психическая деятельность человека. Яркими представителями данного ряда направлений являются Д.Мацумото, М.Коул, Ж.Гэй, Н.Лебедева и т. п.</w:t>
      </w:r>
    </w:p>
    <w:p w:rsidR="00916FC0" w:rsidRDefault="00C05177" w:rsidP="00857A2A">
      <w:pPr>
        <w:shd w:val="clear" w:color="auto" w:fill="FFFFFF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В интересующем нас контексте целесообразно рассмотреть работы в области теории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i/>
          <w:color w:val="000000"/>
          <w:sz w:val="28"/>
          <w:szCs w:val="28"/>
        </w:rPr>
        <w:t>межкультурной коммуникации</w:t>
      </w:r>
      <w:r>
        <w:rPr>
          <w:rFonts w:ascii="Times New Roman" w:hAnsi="Times New Roman"/>
          <w:color w:val="000000"/>
          <w:sz w:val="28"/>
          <w:szCs w:val="28"/>
        </w:rPr>
        <w:t xml:space="preserve"> (С. Тер-Минасова, Э.Холл, Л. Самовар, Р. Портер и т.д.); работы теоретиков и практиков в сфере </w:t>
      </w:r>
      <w:r>
        <w:rPr>
          <w:rFonts w:ascii="Times New Roman" w:hAnsi="Times New Roman"/>
          <w:i/>
          <w:sz w:val="28"/>
          <w:szCs w:val="28"/>
        </w:rPr>
        <w:t xml:space="preserve">кросс-культурного </w:t>
      </w:r>
      <w:r>
        <w:rPr>
          <w:rFonts w:ascii="Times New Roman" w:hAnsi="Times New Roman"/>
          <w:i/>
          <w:sz w:val="28"/>
          <w:szCs w:val="28"/>
        </w:rPr>
        <w:lastRenderedPageBreak/>
        <w:t>менеджмента</w:t>
      </w:r>
      <w:r>
        <w:rPr>
          <w:rFonts w:ascii="Times New Roman" w:hAnsi="Times New Roman"/>
          <w:sz w:val="28"/>
          <w:szCs w:val="28"/>
        </w:rPr>
        <w:t xml:space="preserve"> (Г. Триандис, Р. Льюис, Г. Хофстеде; М. Минков; </w:t>
      </w:r>
      <w:r>
        <w:rPr>
          <w:rFonts w:ascii="Times New Roman" w:hAnsi="Times New Roman"/>
          <w:color w:val="000000"/>
          <w:sz w:val="28"/>
          <w:szCs w:val="28"/>
        </w:rPr>
        <w:t>С.Мясоедов</w:t>
      </w:r>
      <w:r>
        <w:rPr>
          <w:rFonts w:ascii="Times New Roman" w:hAnsi="Times New Roman"/>
          <w:sz w:val="28"/>
          <w:szCs w:val="28"/>
        </w:rPr>
        <w:t xml:space="preserve">) и др.; проблемы, связанные с </w:t>
      </w:r>
      <w:r>
        <w:rPr>
          <w:rFonts w:ascii="Times New Roman" w:hAnsi="Times New Roman"/>
          <w:i/>
          <w:sz w:val="28"/>
          <w:szCs w:val="28"/>
        </w:rPr>
        <w:t>интеграционными процессами</w:t>
      </w:r>
      <w:r w:rsidR="009A708D">
        <w:rPr>
          <w:rFonts w:ascii="Times New Roman" w:hAnsi="Times New Roman"/>
          <w:sz w:val="28"/>
          <w:szCs w:val="28"/>
        </w:rPr>
        <w:t xml:space="preserve"> в образовании: Е.Бауэр; </w:t>
      </w:r>
      <w:r>
        <w:rPr>
          <w:rFonts w:ascii="Times New Roman" w:hAnsi="Times New Roman"/>
          <w:sz w:val="28"/>
          <w:szCs w:val="28"/>
        </w:rPr>
        <w:t>Б. Вульфсон</w:t>
      </w:r>
      <w:r w:rsidR="009A708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Л.Данилова Э. Ермольева; А.Левицкая, А.Федоров</w:t>
      </w:r>
      <w:r w:rsidR="009A708D">
        <w:rPr>
          <w:rFonts w:ascii="Times New Roman" w:hAnsi="Times New Roman"/>
          <w:sz w:val="28"/>
          <w:szCs w:val="28"/>
        </w:rPr>
        <w:t xml:space="preserve">); К. Салимова </w:t>
      </w:r>
      <w:r>
        <w:rPr>
          <w:rFonts w:ascii="Times New Roman" w:hAnsi="Times New Roman"/>
          <w:sz w:val="28"/>
          <w:szCs w:val="28"/>
        </w:rPr>
        <w:t xml:space="preserve"> и др. </w:t>
      </w:r>
      <w:r>
        <w:rPr>
          <w:rFonts w:ascii="Times New Roman" w:hAnsi="Times New Roman"/>
          <w:i/>
          <w:sz w:val="28"/>
          <w:szCs w:val="28"/>
        </w:rPr>
        <w:t xml:space="preserve">Национальные ценности образования </w:t>
      </w:r>
      <w:r>
        <w:rPr>
          <w:rFonts w:ascii="Times New Roman" w:hAnsi="Times New Roman"/>
          <w:sz w:val="28"/>
          <w:szCs w:val="28"/>
        </w:rPr>
        <w:t>освещаются в работах отечественных и зарубежных исследователей В. Шадрикова, Г. Триандиса, Д. Мацумото.;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проблема</w:t>
      </w:r>
      <w:r>
        <w:rPr>
          <w:rFonts w:ascii="Times New Roman" w:hAnsi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культуры межнациональной коммуникации </w:t>
      </w:r>
      <w:r>
        <w:rPr>
          <w:rFonts w:ascii="Times New Roman" w:hAnsi="Times New Roman"/>
          <w:sz w:val="28"/>
          <w:szCs w:val="28"/>
        </w:rPr>
        <w:t>в контексте этнопедагогики, этнопсихологии рассматривается также В.Крысько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i/>
          <w:sz w:val="28"/>
          <w:szCs w:val="28"/>
        </w:rPr>
        <w:t>Проблематикой задач и содержания поликультурного образования</w:t>
      </w:r>
      <w:r>
        <w:rPr>
          <w:rFonts w:ascii="Times New Roman" w:hAnsi="Times New Roman"/>
          <w:sz w:val="28"/>
          <w:szCs w:val="28"/>
        </w:rPr>
        <w:t xml:space="preserve"> занимаются следующие ученые: О. Гукаленко, А. Джуринский, З. Малькова, Л. Супрунова, А. Асмолов, В Борисенкова, А Данилюк), </w:t>
      </w:r>
      <w:r>
        <w:rPr>
          <w:rFonts w:ascii="Times New Roman" w:hAnsi="Times New Roman"/>
          <w:color w:val="000000"/>
          <w:sz w:val="28"/>
          <w:szCs w:val="28"/>
        </w:rPr>
        <w:t xml:space="preserve">ряд исследователей занимаются 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проблематикой развития культурного интеллекта и межкультурной (кросс-культурной) компетентности </w:t>
      </w:r>
      <w:r>
        <w:rPr>
          <w:rFonts w:ascii="Times New Roman" w:hAnsi="Times New Roman"/>
          <w:color w:val="000000"/>
          <w:sz w:val="28"/>
          <w:szCs w:val="28"/>
        </w:rPr>
        <w:t xml:space="preserve">(Д. Бэнкс, Э. Хакимов и др.). </w:t>
      </w:r>
      <w:r w:rsidR="009A708D">
        <w:rPr>
          <w:rFonts w:ascii="Times New Roman" w:hAnsi="Times New Roman"/>
          <w:color w:val="000000"/>
          <w:sz w:val="28"/>
          <w:szCs w:val="28"/>
        </w:rPr>
        <w:t>проблема использования релевантной терминологии (</w:t>
      </w:r>
      <w:r>
        <w:rPr>
          <w:rFonts w:ascii="Times New Roman" w:hAnsi="Times New Roman"/>
          <w:color w:val="000000"/>
          <w:sz w:val="28"/>
          <w:szCs w:val="28"/>
        </w:rPr>
        <w:t xml:space="preserve">Н. </w:t>
      </w:r>
      <w:r w:rsidR="009A708D">
        <w:rPr>
          <w:rFonts w:ascii="Times New Roman" w:hAnsi="Times New Roman"/>
          <w:sz w:val="28"/>
          <w:szCs w:val="28"/>
        </w:rPr>
        <w:t>Сыртланова)</w:t>
      </w:r>
      <w:r>
        <w:rPr>
          <w:rFonts w:ascii="Times New Roman" w:hAnsi="Times New Roman"/>
          <w:sz w:val="28"/>
          <w:szCs w:val="28"/>
        </w:rPr>
        <w:t xml:space="preserve"> отмечено, что содержание и сущность мультикультурного образования может быть раскрыта с помощью ряда понятий: </w:t>
      </w:r>
      <w:r>
        <w:rPr>
          <w:rFonts w:ascii="Times New Roman" w:hAnsi="Times New Roman"/>
          <w:i/>
          <w:sz w:val="28"/>
          <w:szCs w:val="28"/>
        </w:rPr>
        <w:t>межкультурное образование; многоэтническое образование; бикультрное образование; поликультурное образование; мультикультурное образование</w:t>
      </w:r>
      <w:r>
        <w:rPr>
          <w:rFonts w:ascii="Times New Roman" w:hAnsi="Times New Roman"/>
          <w:sz w:val="28"/>
          <w:szCs w:val="28"/>
        </w:rPr>
        <w:t xml:space="preserve">- в современной педагогической науке нет однозначного определения процесса образования в поликультурном контексте. </w:t>
      </w:r>
    </w:p>
    <w:p w:rsidR="00916FC0" w:rsidRDefault="00C05177" w:rsidP="00857A2A">
      <w:pPr>
        <w:pStyle w:val="af1"/>
        <w:spacing w:after="0" w:line="312" w:lineRule="auto"/>
        <w:rPr>
          <w:rFonts w:ascii="Times New Roman" w:eastAsia="Times New Roman" w:hAnsi="Times New Roman"/>
          <w:color w:val="202122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35" distB="0" distL="114300" distR="114300" simplePos="0" relativeHeight="9" behindDoc="0" locked="0" layoutInCell="0" allowOverlap="1" wp14:anchorId="3742FA92">
                <wp:simplePos x="0" y="0"/>
                <wp:positionH relativeFrom="column">
                  <wp:posOffset>42545</wp:posOffset>
                </wp:positionH>
                <wp:positionV relativeFrom="paragraph">
                  <wp:posOffset>156210</wp:posOffset>
                </wp:positionV>
                <wp:extent cx="5543550" cy="295275"/>
                <wp:effectExtent l="6350" t="6985" r="6350" b="5715"/>
                <wp:wrapTight wrapText="bothSides">
                  <wp:wrapPolygon edited="0">
                    <wp:start x="0" y="0"/>
                    <wp:lineTo x="0" y="22297"/>
                    <wp:lineTo x="21600" y="22297"/>
                    <wp:lineTo x="21600" y="0"/>
                    <wp:lineTo x="0" y="0"/>
                  </wp:wrapPolygon>
                </wp:wrapTight>
                <wp:docPr id="2" name="Прямоугольник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64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Поликультурное Образование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2FA92" id="Прямоугольник 99" o:spid="_x0000_s1026" style="position:absolute;left:0;text-align:left;margin-left:3.35pt;margin-top:12.3pt;width:436.5pt;height:23.25pt;z-index:9;visibility:visible;mso-wrap-style:square;mso-wrap-distance-left:9pt;mso-wrap-distance-top:.05pt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Поликультурное Образование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55880" distL="151765" distR="133985" simplePos="0" relativeHeight="11" behindDoc="0" locked="0" layoutInCell="0" allowOverlap="1" wp14:anchorId="47FE1FB7">
                <wp:simplePos x="0" y="0"/>
                <wp:positionH relativeFrom="margin">
                  <wp:posOffset>722630</wp:posOffset>
                </wp:positionH>
                <wp:positionV relativeFrom="paragraph">
                  <wp:posOffset>481965</wp:posOffset>
                </wp:positionV>
                <wp:extent cx="167005" cy="267335"/>
                <wp:effectExtent l="635" t="2540" r="3175" b="0"/>
                <wp:wrapTopAndBottom/>
                <wp:docPr id="3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040" cy="267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87A1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8" o:spid="_x0000_s1026" type="#_x0000_t32" style="position:absolute;margin-left:56.9pt;margin-top:37.95pt;width:13.15pt;height:21.05pt;flip:x;z-index:11;visibility:visible;mso-wrap-style:square;mso-wrap-distance-left:11.95pt;mso-wrap-distance-top:0;mso-wrap-distance-right:10.55pt;mso-wrap-distance-bottom:4.4pt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" o:allowincell="f" strokeweight=".5pt">
                <v:stroke endarrow="block" joinstyle="miter"/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59055" distL="111760" distR="198120" simplePos="0" relativeHeight="12" behindDoc="0" locked="0" layoutInCell="0" allowOverlap="1" wp14:anchorId="4ECBFF20">
                <wp:simplePos x="0" y="0"/>
                <wp:positionH relativeFrom="column">
                  <wp:posOffset>4772660</wp:posOffset>
                </wp:positionH>
                <wp:positionV relativeFrom="paragraph">
                  <wp:posOffset>481965</wp:posOffset>
                </wp:positionV>
                <wp:extent cx="219710" cy="207010"/>
                <wp:effectExtent l="2540" t="2540" r="635" b="635"/>
                <wp:wrapSquare wrapText="bothSides"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600" cy="2070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B9931" id="Прямая со стрелкой 4" o:spid="_x0000_s1026" type="#_x0000_t32" style="position:absolute;margin-left:375.8pt;margin-top:37.95pt;width:17.3pt;height:16.3pt;z-index:12;visibility:visible;mso-wrap-style:square;mso-wrap-distance-left:8.8pt;mso-wrap-distance-top:0;mso-wrap-distance-right:15.6pt;mso-wrap-distance-bottom:4.6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" o:allowincell="f" strokeweight=".5pt">
                <v:stroke endarrow="block" joinstyle="miter"/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55880" distL="148590" distR="152400" simplePos="0" relativeHeight="13" behindDoc="0" locked="0" layoutInCell="0" allowOverlap="1" wp14:anchorId="119E1D16">
                <wp:simplePos x="0" y="0"/>
                <wp:positionH relativeFrom="column">
                  <wp:posOffset>3759200</wp:posOffset>
                </wp:positionH>
                <wp:positionV relativeFrom="paragraph">
                  <wp:posOffset>481965</wp:posOffset>
                </wp:positionV>
                <wp:extent cx="45085" cy="457200"/>
                <wp:effectExtent l="3810" t="635" r="30480" b="635"/>
                <wp:wrapTopAndBottom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00" cy="4572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9A06B" id="Прямая со стрелкой 5" o:spid="_x0000_s1026" type="#_x0000_t32" style="position:absolute;margin-left:296pt;margin-top:37.95pt;width:3.55pt;height:36pt;z-index:13;visibility:visible;mso-wrap-style:square;mso-wrap-distance-left:11.7pt;mso-wrap-distance-top:0;mso-wrap-distance-right:12pt;mso-wrap-distance-bottom:4.4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" o:allowincell="f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62230" distL="120650" distR="160655" simplePos="0" relativeHeight="14" behindDoc="0" locked="0" layoutInCell="0" allowOverlap="1" wp14:anchorId="0680D0CD">
                <wp:simplePos x="0" y="0"/>
                <wp:positionH relativeFrom="column">
                  <wp:posOffset>1769745</wp:posOffset>
                </wp:positionH>
                <wp:positionV relativeFrom="paragraph">
                  <wp:posOffset>481965</wp:posOffset>
                </wp:positionV>
                <wp:extent cx="45085" cy="509270"/>
                <wp:effectExtent l="31750" t="635" r="3175" b="635"/>
                <wp:wrapTopAndBottom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00" cy="5094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110BB" id="Прямая со стрелкой 6" o:spid="_x0000_s1026" type="#_x0000_t32" style="position:absolute;margin-left:139.35pt;margin-top:37.95pt;width:3.55pt;height:40.1pt;flip:x;z-index:14;visibility:visible;mso-wrap-style:square;mso-wrap-distance-left:9.5pt;mso-wrap-distance-top:0;mso-wrap-distance-right:12.65pt;mso-wrap-distance-bottom:4.9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" o:allowincell="f" strokeweight=".5pt">
                <v:stroke endarrow="block" joinstyle="miter"/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20320" distL="107950" distR="121920" simplePos="0" relativeHeight="15" behindDoc="0" locked="0" layoutInCell="0" allowOverlap="1" wp14:anchorId="0D887FE3">
                <wp:simplePos x="0" y="0"/>
                <wp:positionH relativeFrom="margin">
                  <wp:posOffset>36830</wp:posOffset>
                </wp:positionH>
                <wp:positionV relativeFrom="paragraph">
                  <wp:posOffset>780415</wp:posOffset>
                </wp:positionV>
                <wp:extent cx="1052830" cy="259715"/>
                <wp:effectExtent l="6350" t="6985" r="6350" b="5715"/>
                <wp:wrapTopAndBottom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Общая психология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87FE3" id="Прямоугольник 7" o:spid="_x0000_s1027" style="position:absolute;left:0;text-align:left;margin-left:2.9pt;margin-top:61.45pt;width:82.9pt;height:20.45pt;z-index:15;visibility:visible;mso-wrap-style:square;mso-wrap-distance-left:8.5pt;mso-wrap-distance-top:0;mso-wrap-distance-right:9.6pt;mso-wrap-distance-bottom:1.6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Общая психология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20320" distL="107950" distR="121920" simplePos="0" relativeHeight="17" behindDoc="0" locked="0" layoutInCell="0" allowOverlap="1" wp14:anchorId="45000950">
                <wp:simplePos x="0" y="0"/>
                <wp:positionH relativeFrom="margin">
                  <wp:posOffset>42545</wp:posOffset>
                </wp:positionH>
                <wp:positionV relativeFrom="paragraph">
                  <wp:posOffset>1038860</wp:posOffset>
                </wp:positionV>
                <wp:extent cx="1052830" cy="259715"/>
                <wp:effectExtent l="6350" t="6985" r="6350" b="5715"/>
                <wp:wrapTopAndBottom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Этнопсихология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00950" id="Прямоугольник 8" o:spid="_x0000_s1028" style="position:absolute;left:0;text-align:left;margin-left:3.35pt;margin-top:81.8pt;width:82.9pt;height:20.45pt;z-index:17;visibility:visible;mso-wrap-style:square;mso-wrap-distance-left:8.5pt;mso-wrap-distance-top:0;mso-wrap-distance-right:9.6pt;mso-wrap-distance-bottom:1.6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Этнопсихология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13970" distL="107950" distR="121920" simplePos="0" relativeHeight="19" behindDoc="0" locked="0" layoutInCell="0" allowOverlap="1" wp14:anchorId="1907A74E">
                <wp:simplePos x="0" y="0"/>
                <wp:positionH relativeFrom="margin">
                  <wp:posOffset>42545</wp:posOffset>
                </wp:positionH>
                <wp:positionV relativeFrom="paragraph">
                  <wp:posOffset>1297940</wp:posOffset>
                </wp:positionV>
                <wp:extent cx="1052830" cy="323215"/>
                <wp:effectExtent l="6350" t="6985" r="6350" b="5715"/>
                <wp:wrapTopAndBottom/>
                <wp:docPr id="9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32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Кросс-культурная психология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7A74E" id="Прямоугольник 31" o:spid="_x0000_s1029" style="position:absolute;left:0;text-align:left;margin-left:3.35pt;margin-top:102.2pt;width:82.9pt;height:25.45pt;z-index:19;visibility:visible;mso-wrap-style:square;mso-wrap-distance-left:8.5pt;mso-wrap-distance-top:0;mso-wrap-distance-right:9.6pt;mso-wrap-distance-bottom:1.1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Кросс-культурная психология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19050" distL="107950" distR="119380" simplePos="0" relativeHeight="21" behindDoc="0" locked="0" layoutInCell="0" allowOverlap="1" wp14:anchorId="79ADA038">
                <wp:simplePos x="0" y="0"/>
                <wp:positionH relativeFrom="margin">
                  <wp:posOffset>1287145</wp:posOffset>
                </wp:positionH>
                <wp:positionV relativeFrom="paragraph">
                  <wp:posOffset>1073150</wp:posOffset>
                </wp:positionV>
                <wp:extent cx="1150620" cy="259715"/>
                <wp:effectExtent l="6350" t="6985" r="6350" b="5715"/>
                <wp:wrapTopAndBottom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Общая педагогика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ADA038" id="Прямоугольник 10" o:spid="_x0000_s1030" style="position:absolute;left:0;text-align:left;margin-left:101.35pt;margin-top:84.5pt;width:90.6pt;height:20.45pt;z-index:21;visibility:visible;mso-wrap-style:square;mso-wrap-distance-left:8.5pt;mso-wrap-distance-top:0;mso-wrap-distance-right:9.4pt;mso-wrap-distance-bottom:1.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Общая педагогика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20320" distL="107950" distR="119380" simplePos="0" relativeHeight="23" behindDoc="0" locked="0" layoutInCell="0" allowOverlap="1" wp14:anchorId="38541378">
                <wp:simplePos x="0" y="0"/>
                <wp:positionH relativeFrom="margin">
                  <wp:posOffset>1287145</wp:posOffset>
                </wp:positionH>
                <wp:positionV relativeFrom="paragraph">
                  <wp:posOffset>1337310</wp:posOffset>
                </wp:positionV>
                <wp:extent cx="1150620" cy="259715"/>
                <wp:effectExtent l="6350" t="6985" r="6350" b="5715"/>
                <wp:wrapTopAndBottom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э</w:t>
                            </w:r>
                            <w:r>
                              <w:rPr>
                                <w:color w:val="000000"/>
                                <w:sz w:val="14"/>
                              </w:rPr>
                              <w:t>тнопедагогика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41378" id="Прямоугольник 11" o:spid="_x0000_s1031" style="position:absolute;left:0;text-align:left;margin-left:101.35pt;margin-top:105.3pt;width:90.6pt;height:20.45pt;z-index:23;visibility:visible;mso-wrap-style:square;mso-wrap-distance-left:8.5pt;mso-wrap-distance-top:0;mso-wrap-distance-right:9.4pt;mso-wrap-distance-bottom:1.6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000000"/>
                        </w:rPr>
                        <w:t>э</w:t>
                      </w:r>
                      <w:r>
                        <w:rPr>
                          <w:color w:val="000000"/>
                          <w:sz w:val="14"/>
                        </w:rPr>
                        <w:t>тнопедагогика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19050" distL="107950" distR="119380" simplePos="0" relativeHeight="25" behindDoc="0" locked="0" layoutInCell="0" allowOverlap="1" wp14:anchorId="02C4D6D1">
                <wp:simplePos x="0" y="0"/>
                <wp:positionH relativeFrom="margin">
                  <wp:posOffset>1287145</wp:posOffset>
                </wp:positionH>
                <wp:positionV relativeFrom="paragraph">
                  <wp:posOffset>1596390</wp:posOffset>
                </wp:positionV>
                <wp:extent cx="1150620" cy="259715"/>
                <wp:effectExtent l="6350" t="6985" r="6350" b="5715"/>
                <wp:wrapTopAndBottom/>
                <wp:docPr id="12" name="Прямоугольник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>Сравнительная педагогика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4D6D1" id="Прямоугольник 96" o:spid="_x0000_s1032" style="position:absolute;left:0;text-align:left;margin-left:101.35pt;margin-top:125.7pt;width:90.6pt;height:20.45pt;z-index:25;visibility:visible;mso-wrap-style:square;mso-wrap-distance-left:8.5pt;mso-wrap-distance-top:0;mso-wrap-distance-right:9.4pt;mso-wrap-distance-bottom:1.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>Сравнительная педагогика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985" distB="5715" distL="6985" distR="5715" simplePos="0" relativeHeight="27" behindDoc="0" locked="0" layoutInCell="0" allowOverlap="1" wp14:anchorId="2D75E02B">
                <wp:simplePos x="0" y="0"/>
                <wp:positionH relativeFrom="margin">
                  <wp:posOffset>3068955</wp:posOffset>
                </wp:positionH>
                <wp:positionV relativeFrom="paragraph">
                  <wp:posOffset>1045845</wp:posOffset>
                </wp:positionV>
                <wp:extent cx="1294765" cy="259715"/>
                <wp:effectExtent l="6985" t="6985" r="5715" b="5715"/>
                <wp:wrapNone/>
                <wp:docPr id="13" name="Прямоугольник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92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Социальная антропология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5E02B" id="Прямоугольник 97" o:spid="_x0000_s1033" style="position:absolute;left:0;text-align:left;margin-left:241.65pt;margin-top:82.35pt;width:101.95pt;height:20.45pt;z-index:27;visibility:visible;mso-wrap-style:square;mso-wrap-distance-left:.55pt;mso-wrap-distance-top:.55pt;mso-wrap-distance-right:.45pt;mso-wrap-distance-bottom:.4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Социальная антропология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985" distB="5715" distL="6985" distR="5715" simplePos="0" relativeHeight="29" behindDoc="0" locked="0" layoutInCell="0" allowOverlap="1" wp14:anchorId="248BF26C">
                <wp:simplePos x="0" y="0"/>
                <wp:positionH relativeFrom="margin">
                  <wp:posOffset>3070225</wp:posOffset>
                </wp:positionH>
                <wp:positionV relativeFrom="paragraph">
                  <wp:posOffset>1312545</wp:posOffset>
                </wp:positionV>
                <wp:extent cx="1294765" cy="259715"/>
                <wp:effectExtent l="6985" t="6985" r="5715" b="571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92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  <w:szCs w:val="16"/>
                              </w:rPr>
                              <w:t>Культурная антропология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BF26C" id="Прямоугольник 14" o:spid="_x0000_s1034" style="position:absolute;left:0;text-align:left;margin-left:241.75pt;margin-top:103.35pt;width:101.95pt;height:20.45pt;z-index:29;visibility:visible;mso-wrap-style:square;mso-wrap-distance-left:.55pt;mso-wrap-distance-top:.55pt;mso-wrap-distance-right:.45pt;mso-wrap-distance-bottom:.4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  <w:szCs w:val="16"/>
                        </w:rPr>
                      </w:pPr>
                      <w:r>
                        <w:rPr>
                          <w:color w:val="000000"/>
                          <w:sz w:val="14"/>
                          <w:szCs w:val="16"/>
                        </w:rPr>
                        <w:t>Культурная антропология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0" distB="6350" distL="107315" distR="128270" simplePos="0" relativeHeight="31" behindDoc="0" locked="0" layoutInCell="0" allowOverlap="1" wp14:anchorId="6BDCEA11">
                <wp:simplePos x="0" y="0"/>
                <wp:positionH relativeFrom="margin">
                  <wp:posOffset>3070225</wp:posOffset>
                </wp:positionH>
                <wp:positionV relativeFrom="paragraph">
                  <wp:posOffset>1570355</wp:posOffset>
                </wp:positionV>
                <wp:extent cx="1294765" cy="292100"/>
                <wp:effectExtent l="6985" t="6350" r="5715" b="6350"/>
                <wp:wrapTopAndBottom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920" cy="29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>Межкультурные коммуникации и кросс-культурный менеджмент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CEA11" id="Прямоугольник 15" o:spid="_x0000_s1035" style="position:absolute;left:0;text-align:left;margin-left:241.75pt;margin-top:123.65pt;width:101.95pt;height:23pt;z-index:31;visibility:visible;mso-wrap-style:square;mso-wrap-distance-left:8.45pt;mso-wrap-distance-top:0;mso-wrap-distance-right:10.1pt;mso-wrap-distance-bottom:.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>Межкультурные коммуникации и кросс-культурный менеджмент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985" distB="5715" distL="6350" distR="6350" simplePos="0" relativeHeight="33" behindDoc="0" locked="0" layoutInCell="0" allowOverlap="1" wp14:anchorId="539A074D">
                <wp:simplePos x="0" y="0"/>
                <wp:positionH relativeFrom="margin">
                  <wp:posOffset>4665345</wp:posOffset>
                </wp:positionH>
                <wp:positionV relativeFrom="paragraph">
                  <wp:posOffset>732155</wp:posOffset>
                </wp:positionV>
                <wp:extent cx="1052830" cy="259715"/>
                <wp:effectExtent l="6350" t="6985" r="6350" b="571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Общая дидактика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A074D" id="Прямоугольник 16" o:spid="_x0000_s1036" style="position:absolute;left:0;text-align:left;margin-left:367.35pt;margin-top:57.65pt;width:82.9pt;height:20.45pt;z-index:33;visibility:visible;mso-wrap-style:square;mso-wrap-distance-left:.5pt;mso-wrap-distance-top:.55pt;mso-wrap-distance-right:.5pt;mso-wrap-distance-bottom:.4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Общая дидактика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985" distB="5715" distL="6350" distR="6350" simplePos="0" relativeHeight="35" behindDoc="0" locked="0" layoutInCell="0" allowOverlap="1" wp14:anchorId="260830E9">
                <wp:simplePos x="0" y="0"/>
                <wp:positionH relativeFrom="margin">
                  <wp:posOffset>4665345</wp:posOffset>
                </wp:positionH>
                <wp:positionV relativeFrom="paragraph">
                  <wp:posOffset>993140</wp:posOffset>
                </wp:positionV>
                <wp:extent cx="1052830" cy="259715"/>
                <wp:effectExtent l="6350" t="6985" r="6350" b="571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25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Этнодидактика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830E9" id="Прямоугольник 17" o:spid="_x0000_s1037" style="position:absolute;left:0;text-align:left;margin-left:367.35pt;margin-top:78.2pt;width:82.9pt;height:20.45pt;z-index:35;visibility:visible;mso-wrap-style:square;mso-wrap-distance-left:.5pt;mso-wrap-distance-top:.55pt;mso-wrap-distance-right:.5pt;mso-wrap-distance-bottom:.4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Этнодидактика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/>
          <w:noProof/>
          <w:color w:val="202122"/>
          <w:sz w:val="28"/>
          <w:szCs w:val="28"/>
          <w:lang w:eastAsia="ru-RU"/>
        </w:rPr>
        <mc:AlternateContent>
          <mc:Choice Requires="wps">
            <w:drawing>
              <wp:anchor distT="6985" distB="5715" distL="6350" distR="6350" simplePos="0" relativeHeight="37" behindDoc="0" locked="0" layoutInCell="0" allowOverlap="1" wp14:anchorId="7A5736D7">
                <wp:simplePos x="0" y="0"/>
                <wp:positionH relativeFrom="margin">
                  <wp:posOffset>4664710</wp:posOffset>
                </wp:positionH>
                <wp:positionV relativeFrom="paragraph">
                  <wp:posOffset>1252220</wp:posOffset>
                </wp:positionV>
                <wp:extent cx="1052830" cy="297815"/>
                <wp:effectExtent l="6350" t="6985" r="6350" b="571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000" cy="29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:rsidR="0080659F" w:rsidRDefault="0080659F">
                            <w:pPr>
                              <w:pStyle w:val="FrameContentsuser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z w:val="12"/>
                              </w:rPr>
                              <w:t>Кросс-культурная дидактика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736D7" id="Прямоугольник 18" o:spid="_x0000_s1038" style="position:absolute;left:0;text-align:left;margin-left:367.3pt;margin-top:98.6pt;width:82.9pt;height:23.45pt;z-index:37;visibility:visible;mso-wrap-style:square;mso-wrap-distance-left:.5pt;mso-wrap-distance-top:.55pt;mso-wrap-distance-right:.5pt;mso-wrap-distance-bottom:.45pt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" o:allowincell="f" strokeweight="1pt">
                <v:textbox>
                  <w:txbxContent>
                    <w:p w:rsidR="0080659F" w:rsidRDefault="0080659F">
                      <w:pPr>
                        <w:pStyle w:val="FrameContentsuser"/>
                        <w:jc w:val="center"/>
                        <w:rPr>
                          <w:sz w:val="12"/>
                        </w:rPr>
                      </w:pPr>
                      <w:r>
                        <w:rPr>
                          <w:color w:val="000000"/>
                          <w:sz w:val="12"/>
                        </w:rPr>
                        <w:t>Кросс-культурная дидактика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16FC0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</w:p>
    <w:p w:rsidR="009A708D" w:rsidRDefault="009A708D" w:rsidP="00857A2A">
      <w:pPr>
        <w:spacing w:after="0" w:line="312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</w:p>
    <w:p w:rsidR="00916FC0" w:rsidRDefault="00C05177" w:rsidP="00857A2A">
      <w:pPr>
        <w:spacing w:after="0" w:line="312" w:lineRule="auto"/>
        <w:jc w:val="center"/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18"/>
          <w:szCs w:val="18"/>
          <w:lang w:eastAsia="ru-RU"/>
        </w:rPr>
        <w:t>Рис. 2.1. Генезис поликультурного образования</w:t>
      </w:r>
    </w:p>
    <w:p w:rsidR="00916FC0" w:rsidRDefault="00C05177" w:rsidP="00D9473F">
      <w:pPr>
        <w:spacing w:after="0" w:line="312" w:lineRule="auto"/>
        <w:ind w:firstLine="360"/>
        <w:contextualSpacing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 разделе 2.2.</w:t>
      </w:r>
      <w:r w:rsidR="00D9473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Современное состояние исследований в сфере поликультурного образования</w:t>
      </w:r>
    </w:p>
    <w:p w:rsidR="009A708D" w:rsidRPr="009A708D" w:rsidRDefault="009A708D" w:rsidP="009A708D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В результате анализа выделены наиболее важные направления в сфере поликультурного образования, связанные с: развитием культурного интеллекта и межкультурной компетентности; возможность учета когнитивных стилей обучения; проблемы и способы разработки культурно-релевантных образовательных программ и программ адаптации; </w:t>
      </w:r>
      <w:r>
        <w:rPr>
          <w:rFonts w:ascii="Times New Roman" w:hAnsi="Times New Roman"/>
          <w:sz w:val="28"/>
          <w:szCs w:val="28"/>
        </w:rPr>
        <w:t xml:space="preserve">разработка </w:t>
      </w:r>
      <w:r>
        <w:rPr>
          <w:rFonts w:ascii="Times New Roman" w:hAnsi="Times New Roman"/>
          <w:sz w:val="28"/>
          <w:szCs w:val="28"/>
        </w:rPr>
        <w:lastRenderedPageBreak/>
        <w:t xml:space="preserve">культурно-специфичного образовательного контента и учебных планов; учет культурной специфики образовательной коммуникации как в очном, так и в онлайн формате.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 результате анализа отмечено, что из смежных </w:t>
      </w:r>
      <w:r w:rsidR="00A90FF2">
        <w:rPr>
          <w:rFonts w:ascii="Times New Roman" w:hAnsi="Times New Roman"/>
          <w:sz w:val="28"/>
          <w:szCs w:val="28"/>
        </w:rPr>
        <w:t xml:space="preserve">с кросс-культурной дидактикой </w:t>
      </w:r>
      <w:r>
        <w:rPr>
          <w:rFonts w:ascii="Times New Roman" w:hAnsi="Times New Roman"/>
          <w:sz w:val="28"/>
          <w:szCs w:val="28"/>
        </w:rPr>
        <w:t xml:space="preserve">направлений, в интересующем нас контексте, можно выделить </w:t>
      </w:r>
      <w:r>
        <w:rPr>
          <w:rFonts w:ascii="Times New Roman" w:hAnsi="Times New Roman"/>
          <w:i/>
          <w:sz w:val="28"/>
          <w:szCs w:val="28"/>
        </w:rPr>
        <w:t xml:space="preserve">когнитивную дидактику </w:t>
      </w:r>
      <w:r>
        <w:rPr>
          <w:rFonts w:ascii="Times New Roman" w:hAnsi="Times New Roman"/>
          <w:sz w:val="28"/>
          <w:szCs w:val="28"/>
        </w:rPr>
        <w:t xml:space="preserve">(В. Сергиевский), </w:t>
      </w:r>
      <w:r>
        <w:rPr>
          <w:rFonts w:ascii="Times New Roman" w:hAnsi="Times New Roman"/>
          <w:i/>
          <w:sz w:val="28"/>
          <w:szCs w:val="28"/>
        </w:rPr>
        <w:t>межкультурную дидактику</w:t>
      </w:r>
      <w:r>
        <w:rPr>
          <w:rFonts w:ascii="Times New Roman" w:hAnsi="Times New Roman"/>
          <w:b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А. Утехина), </w:t>
      </w:r>
      <w:r>
        <w:rPr>
          <w:rFonts w:ascii="Times New Roman" w:hAnsi="Times New Roman"/>
          <w:i/>
          <w:sz w:val="28"/>
          <w:szCs w:val="28"/>
        </w:rPr>
        <w:t xml:space="preserve">семиотическую дидактику </w:t>
      </w:r>
      <w:r>
        <w:rPr>
          <w:rFonts w:ascii="Times New Roman" w:hAnsi="Times New Roman"/>
          <w:sz w:val="28"/>
          <w:szCs w:val="28"/>
        </w:rPr>
        <w:t xml:space="preserve">(Т.Галактионова), и т.п. В. Сергиевский, развивая направление </w:t>
      </w:r>
      <w:r>
        <w:rPr>
          <w:rFonts w:ascii="Times New Roman" w:hAnsi="Times New Roman"/>
          <w:i/>
          <w:sz w:val="28"/>
          <w:szCs w:val="28"/>
        </w:rPr>
        <w:t>когнитивной дидактики</w:t>
      </w:r>
      <w:r>
        <w:rPr>
          <w:rFonts w:ascii="Times New Roman" w:hAnsi="Times New Roman"/>
          <w:sz w:val="28"/>
          <w:szCs w:val="28"/>
        </w:rPr>
        <w:t xml:space="preserve"> отметил, что учебный процесс является гипертекстовой средой, создаваемой с использованием совокупности различных естественных и формальных языков. Проблемой новой дидактики является выбор вида проекций учебных дисциплин и общей системы координат, согласованной с когнитивными особенностями мышления, для адекватной фиксации знания в языковой реальности необходимо множество языков. А.Н. Утехина рассматривает лингвистические и лингвокультурологические основы </w:t>
      </w:r>
      <w:r>
        <w:rPr>
          <w:rFonts w:ascii="Times New Roman" w:hAnsi="Times New Roman"/>
          <w:i/>
          <w:sz w:val="28"/>
          <w:szCs w:val="28"/>
        </w:rPr>
        <w:t>межкультурной дидактики</w:t>
      </w:r>
      <w:r>
        <w:rPr>
          <w:rFonts w:ascii="Times New Roman" w:hAnsi="Times New Roman"/>
          <w:sz w:val="28"/>
          <w:szCs w:val="28"/>
        </w:rPr>
        <w:t xml:space="preserve">, современные подходы к межкультурному образованию. Основное внимание уделяется антропологическому подходу в культурном развитии личности и контекстному подходу к обучению межкультурной коммуникации.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  Направление </w:t>
      </w:r>
      <w:r>
        <w:rPr>
          <w:rFonts w:ascii="Times New Roman" w:hAnsi="Times New Roman"/>
          <w:i/>
          <w:sz w:val="28"/>
          <w:szCs w:val="28"/>
        </w:rPr>
        <w:t>семиотической дидактики (Т. Галактионова)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основано на учении о семиотическом интеллекте, акцентировано на знаковом аспекте культуры и предполагает тесную связь процесса обучения с ресурсом множественного интеллекта и педагогическим потенциалом семиотики. </w:t>
      </w:r>
      <w:r>
        <w:rPr>
          <w:rFonts w:ascii="Times New Roman" w:hAnsi="Times New Roman"/>
          <w:sz w:val="28"/>
          <w:szCs w:val="28"/>
          <w:lang w:eastAsia="ru-RU"/>
        </w:rPr>
        <w:t xml:space="preserve">Культурная множественность семиотики может использоваться педагогом в образовательных целях путем вариативного транслирования содержания на множество интеллектуальных каналов того или иного ученика с учетом его восприимчивости к культурному многообразию.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 настоящее время большое внимание уделяется вопросу психологического сопровождения процесса обучения в поликультурной среде (О. Павлова, О. Хухлаева, В. Гриценко и др.) и изучению использования ИКТ в процессе обучения в поликультурной среде.</w:t>
      </w:r>
    </w:p>
    <w:p w:rsidR="001341FF" w:rsidRDefault="001341FF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Однако, несмотря на важность и системность и несомненную теоретическую важность данных подходов встает проблема их практической применимости и реализации в учебном процессе.</w:t>
      </w:r>
    </w:p>
    <w:p w:rsidR="00916FC0" w:rsidRDefault="00C05177" w:rsidP="00857A2A">
      <w:pPr>
        <w:spacing w:after="0" w:line="312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В разделе 2.3. Значение и роль культурного интеллекта и культурной грамотности в современном образовательном процессе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 xml:space="preserve">   Кросс-культурная компетентность в образовательной деятельности будет формироваться на основе развитого культурного интеллекта всех участников образовательного процесса.</w:t>
      </w:r>
      <w:r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>Концепция культурного интеллекта (</w:t>
      </w:r>
      <w:r>
        <w:rPr>
          <w:rFonts w:ascii="Times New Roman" w:hAnsi="Times New Roman"/>
          <w:sz w:val="28"/>
          <w:szCs w:val="28"/>
          <w:lang w:val="en-US"/>
        </w:rPr>
        <w:t>Cultural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intelligence</w:t>
      </w:r>
      <w:r>
        <w:rPr>
          <w:rFonts w:ascii="Times New Roman" w:hAnsi="Times New Roman"/>
          <w:sz w:val="28"/>
          <w:szCs w:val="28"/>
        </w:rPr>
        <w:t xml:space="preserve">) впервые была разработана П. Эрли И. Анг). Под </w:t>
      </w:r>
      <w:r>
        <w:rPr>
          <w:rFonts w:ascii="Times New Roman" w:hAnsi="Times New Roman"/>
          <w:i/>
          <w:sz w:val="28"/>
          <w:szCs w:val="28"/>
        </w:rPr>
        <w:t>культурным интеллектом</w:t>
      </w:r>
      <w:r>
        <w:rPr>
          <w:rFonts w:ascii="Times New Roman" w:hAnsi="Times New Roman"/>
          <w:sz w:val="28"/>
          <w:szCs w:val="28"/>
        </w:rPr>
        <w:t xml:space="preserve"> понимается способность личности эффективно взаимодействовать с представителями разных культур, распознавать незнакомые и многозначно трактуемые сигналы, получать необходимые знания о культурных особенностях, предвидеть последствия своих слов и действий с коммуникации с представителями других культур и вести себя в данном контексте конструктивно.</w:t>
      </w:r>
      <w:r>
        <w:rPr>
          <w:rFonts w:ascii="Times New Roman" w:hAnsi="Times New Roman"/>
          <w:sz w:val="28"/>
          <w:szCs w:val="28"/>
          <w:lang w:bidi="en-US"/>
        </w:rPr>
        <w:t xml:space="preserve"> В работе описана важность развития культурного интеллекта всех участников образовательного процесса в поликультурной ИОС и предложена модель культурного интеллекта педагога (КИП) ( таблица 2.2.).</w:t>
      </w:r>
    </w:p>
    <w:tbl>
      <w:tblPr>
        <w:tblW w:w="9329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4778"/>
        <w:gridCol w:w="4551"/>
      </w:tblGrid>
      <w:tr w:rsidR="00916FC0">
        <w:trPr>
          <w:trHeight w:val="453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458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Когнитивный – эмоциональный-операционный компоненты образовательной коммуникации</w:t>
            </w:r>
          </w:p>
        </w:tc>
      </w:tr>
      <w:tr w:rsidR="00916FC0">
        <w:trPr>
          <w:trHeight w:val="333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61319C" w:rsidP="00857A2A">
            <w:pPr>
              <w:spacing w:after="0" w:line="312" w:lineRule="auto"/>
              <w:ind w:left="95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Культурно специфичный с</w:t>
            </w:r>
            <w:r w:rsidR="00C05177">
              <w:rPr>
                <w:rFonts w:ascii="Times New Roman" w:hAnsi="Times New Roman"/>
                <w:sz w:val="20"/>
                <w:szCs w:val="20"/>
              </w:rPr>
              <w:t>тиль обучения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FC0" w:rsidRDefault="0061319C" w:rsidP="00857A2A">
            <w:pPr>
              <w:spacing w:after="0" w:line="31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Культурно-специфичный с</w:t>
            </w:r>
            <w:r w:rsidR="00C05177">
              <w:rPr>
                <w:rFonts w:ascii="Times New Roman" w:hAnsi="Times New Roman"/>
                <w:sz w:val="20"/>
                <w:szCs w:val="20"/>
              </w:rPr>
              <w:t>тиль преподавания</w:t>
            </w:r>
          </w:p>
        </w:tc>
      </w:tr>
      <w:tr w:rsidR="00916FC0">
        <w:trPr>
          <w:trHeight w:val="341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Понимание общей специфики когнитивной деятельности   представителей разных культурных групп</w:t>
            </w:r>
          </w:p>
        </w:tc>
      </w:tr>
      <w:tr w:rsidR="00916FC0">
        <w:trPr>
          <w:trHeight w:val="349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 учебного контента</w:t>
            </w:r>
            <w:r w:rsidR="0061319C">
              <w:rPr>
                <w:rFonts w:ascii="Times New Roman" w:hAnsi="Times New Roman"/>
                <w:sz w:val="20"/>
                <w:szCs w:val="20"/>
              </w:rPr>
              <w:t xml:space="preserve"> с точки зрения кросс-культурного подхода</w:t>
            </w:r>
          </w:p>
        </w:tc>
      </w:tr>
      <w:tr w:rsidR="00916FC0">
        <w:trPr>
          <w:trHeight w:val="215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 методов обучения</w:t>
            </w:r>
            <w:r w:rsidR="0061319C">
              <w:rPr>
                <w:rFonts w:ascii="Times New Roman" w:hAnsi="Times New Roman"/>
                <w:sz w:val="20"/>
                <w:szCs w:val="20"/>
              </w:rPr>
              <w:t xml:space="preserve"> с точки зрения кросс-культурного подхода</w:t>
            </w:r>
          </w:p>
        </w:tc>
      </w:tr>
      <w:tr w:rsidR="00916FC0">
        <w:trPr>
          <w:trHeight w:val="379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Спец</w:t>
            </w:r>
            <w:r w:rsidR="0061319C">
              <w:rPr>
                <w:rFonts w:ascii="Times New Roman" w:hAnsi="Times New Roman"/>
                <w:sz w:val="20"/>
                <w:szCs w:val="20"/>
              </w:rPr>
              <w:t>ифика педагогического дискурса,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академического письма</w:t>
            </w:r>
            <w:r w:rsidR="0061319C">
              <w:rPr>
                <w:rFonts w:ascii="Times New Roman" w:hAnsi="Times New Roman"/>
                <w:sz w:val="20"/>
                <w:szCs w:val="20"/>
              </w:rPr>
              <w:t xml:space="preserve"> и коммуникации в процессе образовательной деятельности с точки зрения кросс-культурного подхода</w:t>
            </w:r>
          </w:p>
        </w:tc>
      </w:tr>
      <w:tr w:rsidR="00916FC0">
        <w:trPr>
          <w:trHeight w:val="387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Особенности контрольно-измерительных материалов</w:t>
            </w:r>
          </w:p>
        </w:tc>
      </w:tr>
      <w:tr w:rsidR="00916FC0">
        <w:trPr>
          <w:trHeight w:val="395"/>
        </w:trPr>
        <w:tc>
          <w:tcPr>
            <w:tcW w:w="9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Рефлексия и конструктивная обратная связь</w:t>
            </w:r>
          </w:p>
        </w:tc>
      </w:tr>
    </w:tbl>
    <w:p w:rsidR="00916FC0" w:rsidRDefault="00C05177" w:rsidP="00857A2A">
      <w:pPr>
        <w:spacing w:after="0" w:line="312" w:lineRule="auto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</w:t>
      </w:r>
    </w:p>
    <w:p w:rsidR="00916FC0" w:rsidRDefault="00C05177" w:rsidP="00857A2A">
      <w:pPr>
        <w:spacing w:after="0" w:line="312" w:lineRule="auto"/>
        <w:ind w:left="36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Таблица 2.1.  Модель культурного интеллекта педагога</w:t>
      </w:r>
    </w:p>
    <w:p w:rsidR="00916FC0" w:rsidRDefault="00C05177" w:rsidP="00857A2A">
      <w:pPr>
        <w:spacing w:after="0" w:line="312" w:lineRule="auto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Современный преподаватель нередко имеет дело с мультикультурной аудиторией, процесс обучения не сводится к адаптации учащихся к культуре большинства, а является направленным на индивидуализацию и адаптацию под культурно-когнитивные </w:t>
      </w:r>
      <w:r w:rsidR="0061319C">
        <w:rPr>
          <w:rFonts w:ascii="Times New Roman" w:hAnsi="Times New Roman"/>
          <w:color w:val="000000"/>
          <w:sz w:val="28"/>
          <w:szCs w:val="28"/>
        </w:rPr>
        <w:t xml:space="preserve">и индивидуально-психологические </w:t>
      </w:r>
      <w:r>
        <w:rPr>
          <w:rFonts w:ascii="Times New Roman" w:hAnsi="Times New Roman"/>
          <w:color w:val="000000"/>
          <w:sz w:val="28"/>
          <w:szCs w:val="28"/>
        </w:rPr>
        <w:t>особенности обучающегося. В данном контексте развитие культурного интеллекта всех участников образовательного процесса представляется важной производственной задачей.</w:t>
      </w:r>
    </w:p>
    <w:p w:rsidR="00916FC0" w:rsidRDefault="00C05177" w:rsidP="00857A2A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 разделе 2.4. Индексы культур для описания специфики образовательной деятельности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В данном разделе проанализированы и систематизированы подходы исследователей, описывающие влияние культуры на эпистемологию, когнитивные процессы, психологические параметры, специфику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 xml:space="preserve">деятельности в контексте образовательной коммуникации. Построена матрица культурно-когнитивного профиля личности, обьясняющая культурно-обусловленное поведение обучающегося в процессе образовательной коммуникации.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   Основу составляют работы Г. Хофстеде, М. Минкова, Э. Холла, Р Нисбетта, М. Холодной. Г. Триандиса, Н. Лебедевой и др. </w:t>
      </w:r>
      <w:r>
        <w:rPr>
          <w:rFonts w:ascii="Times New Roman" w:hAnsi="Times New Roman"/>
          <w:sz w:val="28"/>
          <w:szCs w:val="28"/>
        </w:rPr>
        <w:t>Выделен ряд параметров, лежащих в основе анализа культурно0обусловленной специфики поведения, мышления и деятельности, составляющих основу культурно-когнитивного профиля личности и образовательной коммуникации в поликультурной ИОС.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  <w:szCs w:val="28"/>
        </w:rPr>
        <w:t xml:space="preserve">      В образовательной деятельности выделен когнитивный и операционный компоненты. </w:t>
      </w:r>
      <w:r>
        <w:rPr>
          <w:rFonts w:ascii="Times New Roman" w:hAnsi="Times New Roman"/>
          <w:i/>
          <w:sz w:val="28"/>
          <w:szCs w:val="28"/>
        </w:rPr>
        <w:t>Когнитивный компонент</w:t>
      </w:r>
      <w:r>
        <w:rPr>
          <w:rFonts w:ascii="Times New Roman" w:hAnsi="Times New Roman"/>
          <w:sz w:val="28"/>
          <w:szCs w:val="28"/>
        </w:rPr>
        <w:t xml:space="preserve"> включает в себя специфику когнитивного стиля, специфику принятия решений и работы с информацией, специфику распределения внимания, специфику использования творческих подходов в учебной деятельности (креативности). </w:t>
      </w:r>
      <w:r>
        <w:rPr>
          <w:rFonts w:ascii="Times New Roman" w:hAnsi="Times New Roman"/>
          <w:i/>
          <w:sz w:val="28"/>
          <w:szCs w:val="28"/>
        </w:rPr>
        <w:t xml:space="preserve">Операционный компонент </w:t>
      </w:r>
      <w:r>
        <w:rPr>
          <w:rFonts w:ascii="Times New Roman" w:hAnsi="Times New Roman"/>
          <w:sz w:val="28"/>
          <w:szCs w:val="28"/>
        </w:rPr>
        <w:t xml:space="preserve">включает отношение ко времени, к инструкциям, к целеполаганию, место в социуме, отношение к внешней среде, к командной работе. </w:t>
      </w:r>
      <w:r>
        <w:rPr>
          <w:rFonts w:ascii="Times New Roman" w:hAnsi="Times New Roman"/>
          <w:i/>
          <w:sz w:val="28"/>
          <w:szCs w:val="28"/>
        </w:rPr>
        <w:t>Коммуникативно-контекстуальный компонент</w:t>
      </w:r>
      <w:r>
        <w:rPr>
          <w:rFonts w:ascii="Times New Roman" w:hAnsi="Times New Roman"/>
          <w:sz w:val="28"/>
          <w:szCs w:val="28"/>
        </w:rPr>
        <w:t xml:space="preserve"> детерминирует когнитивный и операционный компоненты. Опираясь на матрицу культурно-когнитивного профиля можно выстроить культурно-адаптивный учебный процесс (Таб.3</w:t>
      </w:r>
      <w:r>
        <w:rPr>
          <w:rFonts w:ascii="Times New Roman" w:hAnsi="Times New Roman"/>
          <w:sz w:val="16"/>
          <w:szCs w:val="16"/>
        </w:rPr>
        <w:t xml:space="preserve">).    </w:t>
      </w:r>
    </w:p>
    <w:tbl>
      <w:tblPr>
        <w:tblW w:w="8926" w:type="dxa"/>
        <w:jc w:val="center"/>
        <w:tblLayout w:type="fixed"/>
        <w:tblLook w:val="0000" w:firstRow="0" w:lastRow="0" w:firstColumn="0" w:lastColumn="0" w:noHBand="0" w:noVBand="0"/>
      </w:tblPr>
      <w:tblGrid>
        <w:gridCol w:w="2261"/>
        <w:gridCol w:w="6665"/>
      </w:tblGrid>
      <w:tr w:rsidR="00916FC0">
        <w:trPr>
          <w:trHeight w:val="210"/>
          <w:jc w:val="center"/>
        </w:trPr>
        <w:tc>
          <w:tcPr>
            <w:tcW w:w="2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Когнитивный компонент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Стратегии работы с информацией</w:t>
            </w:r>
          </w:p>
        </w:tc>
      </w:tr>
      <w:tr w:rsidR="00916FC0">
        <w:trPr>
          <w:trHeight w:val="232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Специфика принятия решений</w:t>
            </w:r>
          </w:p>
        </w:tc>
      </w:tr>
      <w:tr w:rsidR="00916FC0">
        <w:trPr>
          <w:trHeight w:val="288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Специфика внимания</w:t>
            </w:r>
          </w:p>
        </w:tc>
      </w:tr>
      <w:tr w:rsidR="00916FC0">
        <w:trPr>
          <w:trHeight w:val="344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Креативность</w:t>
            </w:r>
          </w:p>
        </w:tc>
      </w:tr>
      <w:tr w:rsidR="00916FC0">
        <w:trPr>
          <w:trHeight w:val="256"/>
          <w:jc w:val="center"/>
        </w:trPr>
        <w:tc>
          <w:tcPr>
            <w:tcW w:w="2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Коммуникативно-контекстуальный компонент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Специфика дискурса</w:t>
            </w:r>
          </w:p>
        </w:tc>
      </w:tr>
      <w:tr w:rsidR="00916FC0">
        <w:trPr>
          <w:trHeight w:val="240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Специфика отношения к правилам и договоренностям</w:t>
            </w:r>
          </w:p>
        </w:tc>
      </w:tr>
      <w:tr w:rsidR="00916FC0">
        <w:trPr>
          <w:trHeight w:val="288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Поведенческие нормы и доминирующие ценности</w:t>
            </w:r>
          </w:p>
        </w:tc>
      </w:tr>
      <w:tr w:rsidR="00916FC0">
        <w:trPr>
          <w:trHeight w:val="448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Экстраверсия/интроверсия и «национальный темперамент»</w:t>
            </w:r>
          </w:p>
        </w:tc>
      </w:tr>
      <w:tr w:rsidR="00916FC0">
        <w:trPr>
          <w:trHeight w:val="264"/>
          <w:jc w:val="center"/>
        </w:trPr>
        <w:tc>
          <w:tcPr>
            <w:tcW w:w="2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Операционный компонент</w:t>
            </w: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Отношение ко времени</w:t>
            </w:r>
          </w:p>
        </w:tc>
      </w:tr>
      <w:tr w:rsidR="00916FC0">
        <w:trPr>
          <w:trHeight w:val="240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Специфика деятельности (отношение к инструкциям и целеполаганию)</w:t>
            </w:r>
          </w:p>
        </w:tc>
      </w:tr>
      <w:tr w:rsidR="00916FC0">
        <w:trPr>
          <w:trHeight w:val="256"/>
          <w:jc w:val="center"/>
        </w:trPr>
        <w:tc>
          <w:tcPr>
            <w:tcW w:w="2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916FC0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</w:p>
        </w:tc>
        <w:tc>
          <w:tcPr>
            <w:tcW w:w="6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Роль статуса и иерархии (отношение к внешней среде и специфика командной работы)</w:t>
            </w:r>
          </w:p>
        </w:tc>
      </w:tr>
    </w:tbl>
    <w:p w:rsidR="00916FC0" w:rsidRDefault="00C05177" w:rsidP="00857A2A">
      <w:pPr>
        <w:shd w:val="clear" w:color="auto" w:fill="FFFFFF"/>
        <w:spacing w:after="0" w:line="312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Таб. 3. Культурно-когнитивный профиль личности</w:t>
      </w:r>
    </w:p>
    <w:p w:rsidR="00916FC0" w:rsidRDefault="00C05177" w:rsidP="00857A2A">
      <w:pPr>
        <w:shd w:val="clear" w:color="auto" w:fill="FFFFFF"/>
        <w:spacing w:after="0" w:line="312" w:lineRule="auto"/>
        <w:ind w:firstLine="708"/>
        <w:jc w:val="both"/>
        <w:rPr>
          <w:rFonts w:ascii="Times New Roman" w:eastAsia="Times New Roman" w:hAnsi="Times New Roman"/>
          <w:color w:val="202122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В результате анализа выяснилось, что на </w:t>
      </w:r>
      <w:r>
        <w:rPr>
          <w:rFonts w:ascii="Times New Roman" w:eastAsia="Times New Roman" w:hAnsi="Times New Roman"/>
          <w:color w:val="202122"/>
          <w:sz w:val="28"/>
          <w:szCs w:val="28"/>
          <w:lang w:eastAsia="ru-RU"/>
        </w:rPr>
        <w:t xml:space="preserve">сегодняшний день не выработано единого понятийного и категориального аппарата кросс-культурной дидактики, не описаны способы организации образовательного процесса в поликультурной информационно-образовательной среде в части его содержания и методологии на всех уровнях обучения. 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     В данной главе описана историография направления, приведены существующие классификации культур через типы мышления и дея</w:t>
      </w:r>
      <w:r w:rsidR="004C1D22">
        <w:rPr>
          <w:rFonts w:ascii="Times New Roman" w:eastAsia="Times New Roman" w:hAnsi="Times New Roman"/>
          <w:sz w:val="28"/>
          <w:szCs w:val="28"/>
        </w:rPr>
        <w:t xml:space="preserve">тельности, предложена схема </w:t>
      </w:r>
      <w:r>
        <w:rPr>
          <w:rFonts w:ascii="Times New Roman" w:eastAsia="Times New Roman" w:hAnsi="Times New Roman"/>
          <w:sz w:val="28"/>
          <w:szCs w:val="28"/>
        </w:rPr>
        <w:t xml:space="preserve"> культурного интеллекта, а также предложена матрица культурно-когнитивного профиля личности для эффективного управления учебным процессом в </w:t>
      </w:r>
      <w:r w:rsidR="0061319C">
        <w:rPr>
          <w:rFonts w:ascii="Times New Roman" w:eastAsia="Times New Roman" w:hAnsi="Times New Roman"/>
          <w:sz w:val="28"/>
          <w:szCs w:val="28"/>
        </w:rPr>
        <w:t xml:space="preserve">поликультурной </w:t>
      </w:r>
      <w:r>
        <w:rPr>
          <w:rFonts w:ascii="Times New Roman" w:eastAsia="Times New Roman" w:hAnsi="Times New Roman"/>
          <w:sz w:val="28"/>
          <w:szCs w:val="28"/>
        </w:rPr>
        <w:t xml:space="preserve">ИОС. </w:t>
      </w:r>
    </w:p>
    <w:p w:rsidR="00916FC0" w:rsidRDefault="00C05177" w:rsidP="00857A2A">
      <w:pPr>
        <w:spacing w:after="0" w:line="312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ГЛАВА 3. МЕТОДОЛОГИЧЕСКИЕ ОСНОВЫ КРОСС-КУЛЬТУРНОЙ ДИДАКТИКИ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b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</w:rPr>
        <w:t xml:space="preserve">     В данной главе сформулированы основные принципы кросс-культурной дидактики, рассмотрено ее место в контексте общей дидактики, освещены основные дидактические вопросы, касающиеся целей и ценностей процесса обучения в разных культурных группах, его содержания, принципов построения, методов, организации и роли и функции преподавателя в контексте поликультурной образовательной среды. Сформулированы методологические основы кросс-культурной дидактики в качестве принципов управления процессами обучения в поликультурной ИОС: показано влияние культуры на эпистемологию, цели и ценности образования, культурную специфику контента, методов, контрольно-измерительных материалов, образовательной коммуникации, стилей обучения и стилей преподавания.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b/>
          <w:sz w:val="28"/>
          <w:szCs w:val="28"/>
          <w:lang w:bidi="en-US"/>
        </w:rPr>
      </w:pPr>
      <w:r w:rsidRPr="008A1E79">
        <w:rPr>
          <w:rFonts w:ascii="Times New Roman" w:hAnsi="Times New Roman"/>
          <w:sz w:val="28"/>
          <w:szCs w:val="28"/>
          <w:lang w:bidi="en-US"/>
        </w:rPr>
        <w:t>Раздел 3.1.</w:t>
      </w:r>
      <w:r>
        <w:rPr>
          <w:rFonts w:ascii="Times New Roman" w:hAnsi="Times New Roman"/>
          <w:b/>
          <w:sz w:val="28"/>
          <w:szCs w:val="28"/>
          <w:lang w:bidi="en-US"/>
        </w:rPr>
        <w:t xml:space="preserve"> Генезис кросс-культурной дидактики</w:t>
      </w:r>
    </w:p>
    <w:p w:rsidR="00916FC0" w:rsidRDefault="00C05177" w:rsidP="00555C73">
      <w:pPr>
        <w:spacing w:after="0" w:line="312" w:lineRule="auto"/>
        <w:jc w:val="both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28"/>
          <w:szCs w:val="28"/>
          <w:lang w:bidi="en-US"/>
        </w:rPr>
        <w:t xml:space="preserve">     Кросс-культурная дидактика</w:t>
      </w:r>
      <w:r>
        <w:rPr>
          <w:rFonts w:ascii="Times New Roman" w:hAnsi="Times New Roman"/>
          <w:sz w:val="28"/>
          <w:szCs w:val="28"/>
          <w:lang w:bidi="en-US"/>
        </w:rPr>
        <w:t xml:space="preserve"> – теория обучения в поликультурной среде. </w:t>
      </w:r>
      <w:r>
        <w:rPr>
          <w:rFonts w:ascii="Times New Roman" w:hAnsi="Times New Roman"/>
          <w:b/>
          <w:sz w:val="28"/>
          <w:szCs w:val="28"/>
        </w:rPr>
        <w:t>Предметом кросс-культурной дидактики в ИОС</w:t>
      </w:r>
      <w:r>
        <w:rPr>
          <w:rFonts w:ascii="Times New Roman" w:hAnsi="Times New Roman"/>
          <w:sz w:val="28"/>
          <w:szCs w:val="28"/>
        </w:rPr>
        <w:t xml:space="preserve"> будут являться методы и способы управления учебным процессом в поликультурной ИОС. Кросс-культурная дидактика является разделом общей дидактики, состоит из следующих подразделов, описывающих: эпистемологические основы когнитивной деятельности в разных культурных группах; цели и ценности обучения в разных культурных группах; </w:t>
      </w:r>
      <w:r w:rsidR="00555C73">
        <w:rPr>
          <w:rFonts w:ascii="Times New Roman" w:hAnsi="Times New Roman"/>
          <w:sz w:val="28"/>
          <w:szCs w:val="28"/>
        </w:rPr>
        <w:t xml:space="preserve">культурные </w:t>
      </w:r>
      <w:r>
        <w:rPr>
          <w:rFonts w:ascii="Times New Roman" w:hAnsi="Times New Roman"/>
          <w:sz w:val="28"/>
          <w:szCs w:val="28"/>
        </w:rPr>
        <w:t>особенности образовательного дискурса; особенности культурно-специфичной и универсальной методической составляющей учебного процесса; стили обучения представителей разных культурных групп, обуславливающих дифференцированный подход к организации учебного процесса, проблемы и особенности конструктивного трансфера знаний в поликультурной среде, возможные варианты «дизайна» образовательной среды, проектирования культурно-специфичных интерфейсов и ИОС нового поколения для работы с поликультурной аудиторией</w:t>
      </w:r>
      <w:r w:rsidR="00555C7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916FC0" w:rsidRDefault="00555C73" w:rsidP="00857A2A">
      <w:pPr>
        <w:spacing w:after="0" w:line="312" w:lineRule="auto"/>
        <w:ind w:firstLine="35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Вышеперечисленные разделы</w:t>
      </w:r>
      <w:r w:rsidR="00C05177">
        <w:rPr>
          <w:rFonts w:ascii="Times New Roman" w:hAnsi="Times New Roman"/>
          <w:sz w:val="28"/>
          <w:szCs w:val="28"/>
        </w:rPr>
        <w:t xml:space="preserve"> положены в основу методологии кросс-культурной дидактики и принципов управления процессом обучения в поликультурной ИОС.</w:t>
      </w:r>
    </w:p>
    <w:p w:rsidR="00916FC0" w:rsidRDefault="00916FC0" w:rsidP="00857A2A">
      <w:pPr>
        <w:spacing w:after="0" w:line="312" w:lineRule="auto"/>
        <w:ind w:firstLine="357"/>
        <w:contextualSpacing/>
        <w:jc w:val="center"/>
        <w:rPr>
          <w:rFonts w:ascii="Times New Roman" w:hAnsi="Times New Roman"/>
          <w:b/>
          <w:sz w:val="18"/>
          <w:szCs w:val="18"/>
        </w:rPr>
      </w:pPr>
    </w:p>
    <w:p w:rsidR="00916FC0" w:rsidRDefault="00C05177" w:rsidP="00857A2A">
      <w:pPr>
        <w:spacing w:after="0" w:line="312" w:lineRule="auto"/>
        <w:rPr>
          <w:rFonts w:ascii="Times New Roman" w:hAnsi="Times New Roman"/>
          <w:b/>
          <w:sz w:val="28"/>
          <w:szCs w:val="28"/>
        </w:rPr>
      </w:pPr>
      <w:r w:rsidRPr="008A1E79">
        <w:rPr>
          <w:rFonts w:ascii="Times New Roman" w:hAnsi="Times New Roman"/>
          <w:sz w:val="28"/>
          <w:szCs w:val="28"/>
        </w:rPr>
        <w:t>В разделе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3.2. Эпистемологические основы кросс-культурной дидактики. Социокультурная специфика когнитивных процессов в образовательной деятельности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Основу образовательного процесса составляет когнитивная деятельность, иначе говоря - воспитание мышления в рамках конкретной культуры.</w:t>
      </w:r>
    </w:p>
    <w:p w:rsidR="00BC50C7" w:rsidRDefault="00BC50C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Культурная нейронаука стремится к обьяснению кросс-культурных различий на основе устойчивых особеннстей обеспечивающих психическую деятельность представителей разных культур. (М. Фаликман, М. Коул).</w:t>
      </w:r>
    </w:p>
    <w:p w:rsidR="00BC50C7" w:rsidRDefault="00BC50C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публикациях журнала «культура и мозг» выявлены 2 ключевых направления: первое связано с системообразованием в головном мозге </w:t>
      </w:r>
      <w:r w:rsidR="00241C91">
        <w:rPr>
          <w:rFonts w:ascii="Times New Roman" w:hAnsi="Times New Roman"/>
          <w:sz w:val="28"/>
          <w:szCs w:val="28"/>
        </w:rPr>
        <w:t>под влиянием культуры ( образование и воспитание в социуме); вторая затрагивает вопросы о стилевых особенностях познания в разных типах культур, различающихся по характеру отношений между индивидом и группой ( индивидуалистких и коллективистких культур).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hAnsi="Times New Roman"/>
          <w:i/>
          <w:sz w:val="28"/>
          <w:szCs w:val="28"/>
        </w:rPr>
        <w:t>Культурная эпистемология</w:t>
      </w:r>
      <w:r>
        <w:rPr>
          <w:rFonts w:ascii="Times New Roman" w:hAnsi="Times New Roman"/>
          <w:sz w:val="28"/>
          <w:szCs w:val="28"/>
        </w:rPr>
        <w:t xml:space="preserve"> как область исследований изучает влияние культурных факторов на формирование, распространение и использование знаний. Опираясь на работы ряда исследователей (Л. Выготский, 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А. Лурия, М. Холодная, Д. Мацумото и др.) отметим, что культура, так или иначе, оказывает влияние на характер интеллектуальных предпочтений, более того, формируется специфический познавательный стиль личности, в соответствии с которым в каждой культуре происходит фреймирование, передача и усвоение  информации, </w:t>
      </w:r>
      <w:r>
        <w:rPr>
          <w:rFonts w:ascii="Times New Roman" w:eastAsiaTheme="minorEastAsia" w:hAnsi="Times New Roman"/>
          <w:bCs/>
          <w:iCs/>
          <w:sz w:val="28"/>
          <w:szCs w:val="28"/>
          <w:lang w:bidi="en-US"/>
        </w:rPr>
        <w:t xml:space="preserve">выбор (доминанта) того или иного мыслительного процесса, 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и </w:t>
      </w:r>
      <w:r>
        <w:rPr>
          <w:rFonts w:ascii="Times New Roman" w:eastAsiaTheme="minorEastAsia" w:hAnsi="Times New Roman"/>
          <w:bCs/>
          <w:iCs/>
          <w:sz w:val="28"/>
          <w:szCs w:val="28"/>
          <w:lang w:bidi="en-US"/>
        </w:rPr>
        <w:t>по стратегиям работы с информацией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в разных культурах (а именно</w:t>
      </w:r>
      <w:r>
        <w:rPr>
          <w:rFonts w:ascii="Times New Roman" w:eastAsiaTheme="minorEastAsia" w:hAnsi="Times New Roman"/>
          <w:i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i/>
          <w:iCs/>
          <w:sz w:val="28"/>
          <w:szCs w:val="28"/>
          <w:lang w:bidi="en-US"/>
        </w:rPr>
        <w:t>по способам принятия решений и способам обработки информации</w:t>
      </w:r>
      <w:r>
        <w:rPr>
          <w:rFonts w:ascii="Times New Roman" w:eastAsiaTheme="minorEastAsia" w:hAnsi="Times New Roman"/>
          <w:i/>
          <w:sz w:val="28"/>
          <w:szCs w:val="28"/>
          <w:lang w:bidi="en-US"/>
        </w:rPr>
        <w:t>).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i/>
          <w:color w:val="000000"/>
          <w:sz w:val="28"/>
          <w:szCs w:val="28"/>
          <w:lang w:bidi="en-US"/>
        </w:rPr>
        <w:t>Когнитивный стиль</w:t>
      </w: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 xml:space="preserve"> отражает способ восприятия, анализа, структурирования и категоризации мира, стиль учения, являясь способом организации познавательного контакта с миром (М. Холодная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). Скорость обработки информации в разных культурах неоднородна: существует как замедленный темп поиска решения (рефлективный когнитивный стиль, наиболее характерный для восточной когнитивной традиции), так и быстрый темп </w:t>
      </w:r>
      <w:r>
        <w:rPr>
          <w:rFonts w:ascii="Times New Roman" w:eastAsiaTheme="minorEastAsia" w:hAnsi="Times New Roman"/>
          <w:sz w:val="28"/>
          <w:szCs w:val="28"/>
          <w:lang w:bidi="en-US"/>
        </w:rPr>
        <w:lastRenderedPageBreak/>
        <w:t>(импульсивный когнитивный стиль, чаще всего встречающийся в западной когнитивной традиции.</w:t>
      </w:r>
    </w:p>
    <w:p w:rsidR="00916FC0" w:rsidRDefault="00C05177" w:rsidP="00857A2A">
      <w:pPr>
        <w:spacing w:after="0" w:line="312" w:lineRule="auto"/>
        <w:ind w:firstLine="851"/>
        <w:jc w:val="both"/>
        <w:rPr>
          <w:rFonts w:ascii="Times New Roman" w:eastAsiaTheme="minorEastAsia" w:hAnsi="Times New Roman"/>
          <w:color w:val="0070C0"/>
          <w:sz w:val="28"/>
          <w:szCs w:val="28"/>
          <w:lang w:bidi="en-US"/>
        </w:rPr>
      </w:pPr>
      <w:r>
        <w:rPr>
          <w:rFonts w:ascii="Times New Roman" w:eastAsiaTheme="minorEastAsia" w:hAnsi="Times New Roman"/>
          <w:i/>
          <w:color w:val="000000"/>
          <w:sz w:val="28"/>
          <w:szCs w:val="28"/>
          <w:lang w:bidi="en-US"/>
        </w:rPr>
        <w:t>Стратегии работы с информацией</w:t>
      </w: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 xml:space="preserve"> (Д. Мацумото) носят культурно-обусловленный характер. </w:t>
      </w:r>
      <w:r w:rsidR="00431177"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>Опираясь на подход Г. Хофстеде, отметим, что в</w:t>
      </w: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 xml:space="preserve"> индивидуалистических культурах с низкой степенью неопределенности принято рассматривать несколько возможностей, затем выбрать оптимальное решение, основываясь на имеющейся информации и используя рациональный подход. В коллективистких культурах и в культурах с высокой степенью избегания неопределенности чаще проявляется тенденция принимать решения, основанные на репрезентативности. В дополнение к аргументации нужны графические приложения в форме презентаций, макетов и т.д. </w:t>
      </w:r>
      <w:r>
        <w:rPr>
          <w:rFonts w:ascii="Times New Roman" w:eastAsiaTheme="minorEastAsia" w:hAnsi="Times New Roman"/>
          <w:i/>
          <w:color w:val="000000"/>
          <w:sz w:val="28"/>
          <w:szCs w:val="28"/>
          <w:lang w:bidi="en-US"/>
        </w:rPr>
        <w:t>Процесс принятия решений</w:t>
      </w: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 xml:space="preserve"> в разных культурах неоднороден: в индивидуалистических культурах принято самостоятельно искать дополнительную информацию и принимать решения, а в коллективистских культурах принято включать окружающих в процесс принятия решений. В коллективистских культурах принято следовать традиционным когнитивным схемам, моделям мышления и деятельности, авторитетному мнению.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        Основным критерием, обуславливающим особенности когнитивного стиля и перцептивные особенности (Р. Нисбетт), является «полезависимость» (контекстозависимость) и «поленезависимость» (контекстонезависимость). Для западной когнитивной традиции характерна поленезависимость, для восточной - полезависимость. 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bCs/>
          <w:i/>
          <w:iCs/>
          <w:sz w:val="28"/>
          <w:szCs w:val="28"/>
          <w:lang w:bidi="en-US"/>
        </w:rPr>
      </w:pPr>
      <w:r>
        <w:rPr>
          <w:rFonts w:ascii="Times New Roman" w:eastAsiaTheme="minorEastAsia" w:hAnsi="Times New Roman"/>
          <w:b/>
          <w:bCs/>
          <w:i/>
          <w:iCs/>
          <w:color w:val="000000"/>
          <w:sz w:val="28"/>
          <w:szCs w:val="28"/>
          <w:lang w:bidi="en-US"/>
        </w:rPr>
        <w:t xml:space="preserve">   </w:t>
      </w:r>
      <w:r>
        <w:rPr>
          <w:rFonts w:ascii="Times New Roman" w:eastAsiaTheme="minorEastAsia" w:hAnsi="Times New Roman"/>
          <w:bCs/>
          <w:i/>
          <w:iCs/>
          <w:color w:val="000000"/>
          <w:sz w:val="28"/>
          <w:szCs w:val="28"/>
          <w:lang w:bidi="en-US"/>
        </w:rPr>
        <w:t>Фреймовый подход</w:t>
      </w:r>
      <w:r>
        <w:rPr>
          <w:rFonts w:ascii="Times New Roman" w:eastAsiaTheme="minorEastAsia" w:hAnsi="Times New Roman"/>
          <w:b/>
          <w:bCs/>
          <w:i/>
          <w:iCs/>
          <w:color w:val="000000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по мнению Т. Галактионовой, описывает периодически повторяющийся способ организации учебного материала (фрейм как концепт) и учебного времени (фрейм как сценарий) при работе с учебной информацией. Фреймовый подход отражает национальную и культурную специфичность подхода к изучению материала, организации знаний, решению задач. Таким образом, в общих чертах фреймирование учебной информации в западной когнитивной традиции будет представлять </w:t>
      </w:r>
      <w:r>
        <w:rPr>
          <w:rFonts w:ascii="Times New Roman" w:eastAsiaTheme="minorEastAsia" w:hAnsi="Times New Roman"/>
          <w:bCs/>
          <w:iCs/>
          <w:sz w:val="28"/>
          <w:szCs w:val="28"/>
          <w:lang w:bidi="en-US"/>
        </w:rPr>
        <w:t>четкую каталогизацию и структурное дерево знаний,</w:t>
      </w:r>
      <w:r>
        <w:rPr>
          <w:rFonts w:ascii="Times New Roman" w:eastAsiaTheme="minorEastAsia" w:hAnsi="Times New Roman"/>
          <w:b/>
          <w:bCs/>
          <w:i/>
          <w:iCs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в восточной когнитивной традиции – </w:t>
      </w:r>
      <w:r>
        <w:rPr>
          <w:rFonts w:ascii="Times New Roman" w:eastAsiaTheme="minorEastAsia" w:hAnsi="Times New Roman"/>
          <w:bCs/>
          <w:i/>
          <w:iCs/>
          <w:sz w:val="28"/>
          <w:szCs w:val="28"/>
          <w:lang w:bidi="en-US"/>
        </w:rPr>
        <w:t>нарратив.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Автор теории множественного интеллекта Х. Гарднер отмечает, что способности взрослых представителей различных культур представляют собой различные комбинации тех или иных видов интеллекта: логико-математический интеллект будет доминировать как составляющая рационалистического подхода к обработке информации (индивидуалистские </w:t>
      </w:r>
      <w:r>
        <w:rPr>
          <w:rFonts w:ascii="Times New Roman" w:eastAsiaTheme="minorEastAsia" w:hAnsi="Times New Roman"/>
          <w:sz w:val="28"/>
          <w:szCs w:val="28"/>
          <w:lang w:bidi="en-US"/>
        </w:rPr>
        <w:lastRenderedPageBreak/>
        <w:t xml:space="preserve">типы культур); личностный и экзистенциальный виды интеллекта будут доминирующими в контексте работы с информацией у представителей культур коллективистского типа и т. д.  В исследованиях, посвященных проблематике креативности в кросс-культурном ключе Н. Лебедева утверждает, что оригинальность и инновативность зависят от социокультурного контекста. В зарубежных кросс-культурных исследованиях имплицитных теорий креативности на Западе (США, Европа) и Востоке (Китай, Япония, Корея) были выявлены явные несовпадения: на Западе непременными атрибутами креативности и инноваций выступают </w:t>
      </w:r>
      <w:r>
        <w:rPr>
          <w:rFonts w:ascii="Times New Roman" w:eastAsiaTheme="minorEastAsia" w:hAnsi="Times New Roman"/>
          <w:i/>
          <w:iCs/>
          <w:sz w:val="28"/>
          <w:szCs w:val="28"/>
          <w:lang w:bidi="en-US"/>
        </w:rPr>
        <w:t>изобретательность, новизна, оригинальность, ориентация на самовыражение,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в то время как на Востоке любая инновация понимается как </w:t>
      </w:r>
      <w:r>
        <w:rPr>
          <w:rFonts w:ascii="Times New Roman" w:eastAsiaTheme="minorEastAsia" w:hAnsi="Times New Roman"/>
          <w:i/>
          <w:iCs/>
          <w:sz w:val="28"/>
          <w:szCs w:val="28"/>
          <w:lang w:bidi="en-US"/>
        </w:rPr>
        <w:t>интерпретация существующей традиции</w:t>
      </w:r>
      <w:r>
        <w:rPr>
          <w:rFonts w:ascii="Times New Roman" w:eastAsiaTheme="minorEastAsia" w:hAnsi="Times New Roman"/>
          <w:sz w:val="28"/>
          <w:szCs w:val="28"/>
          <w:lang w:bidi="en-US"/>
        </w:rPr>
        <w:t>»</w:t>
      </w:r>
      <w:r>
        <w:rPr>
          <w:rFonts w:ascii="Times New Roman" w:eastAsiaTheme="minorEastAsia" w:hAnsi="Times New Roman"/>
          <w:color w:val="000000"/>
          <w:sz w:val="28"/>
          <w:szCs w:val="28"/>
          <w:lang w:bidi="en-US"/>
        </w:rPr>
        <w:t>. Вышеобозначенные категории носят культурно-обусловленный характер и непосредственно участвуют в процессе формирования, передачи и усвоения знаний в учебном процессе.</w:t>
      </w:r>
    </w:p>
    <w:p w:rsidR="00916FC0" w:rsidRDefault="00C05177" w:rsidP="00857A2A">
      <w:pPr>
        <w:tabs>
          <w:tab w:val="left" w:pos="902"/>
        </w:tabs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 разделе 3.3. Цели и ценности обучения в разных культурных группах</w:t>
      </w:r>
      <w:r>
        <w:rPr>
          <w:rFonts w:ascii="Times New Roman" w:hAnsi="Times New Roman"/>
          <w:sz w:val="28"/>
          <w:szCs w:val="28"/>
        </w:rPr>
        <w:t xml:space="preserve"> говорится о том, что целевая и ценностная составляющая образовательных процессов детерминирована культурным контекстом. Данную проблематику рассматривали А. Асмолов, С Мясоедов,  Г. Хофстеде, Цзинь Ли и др.</w:t>
      </w:r>
    </w:p>
    <w:p w:rsidR="00916FC0" w:rsidRDefault="00C05177" w:rsidP="00857A2A">
      <w:pPr>
        <w:tabs>
          <w:tab w:val="left" w:pos="902"/>
        </w:tabs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В странах с высоким индексом индивидуализма (США, Канада, Австралия, Великобритания и др.) </w:t>
      </w:r>
      <w:r>
        <w:rPr>
          <w:rFonts w:ascii="Times New Roman" w:eastAsiaTheme="minorEastAsia" w:hAnsi="Times New Roman"/>
          <w:b/>
          <w:bCs/>
          <w:i/>
          <w:iCs/>
          <w:sz w:val="28"/>
          <w:szCs w:val="28"/>
          <w:lang w:bidi="en-US"/>
        </w:rPr>
        <w:t>цель обучения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– научить индивида учиться, дать ему общий инструментарий и впоследствии самостоятельно получать необходимые знания, подготовив его, таким образом, к непрерывному обучению. Дидактической доминантой является самостоятельное выстраивание знаний для решения задач разного плана, связанных с разнообразными проектами. Даются общие алгоритмы и модели знаний и общий инструментарий, который можно применить в зависимости от конкретных задач. Большое внимание уделяется нестандартным и креативным подходам к решению заданий. В странах с высоким индексом коллективизма (Китай, Япония, Арабские страны и др.) акцент делается на заучивание и запоминание большого объема информации, развитию навыка «усердного обучения», умению хорошо адаптироваться и работать в коллективе, лояльности учителю. </w:t>
      </w:r>
    </w:p>
    <w:p w:rsidR="00916FC0" w:rsidRDefault="00C05177" w:rsidP="00857A2A">
      <w:pPr>
        <w:spacing w:after="0" w:line="312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Theme="minorEastAsia" w:hAnsi="Times New Roman"/>
          <w:bCs/>
          <w:sz w:val="28"/>
          <w:szCs w:val="28"/>
          <w:lang w:bidi="en-US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Согласно концепции А. Асмолова, дихотомическое деление образовательного пространства проводится посредством сравнения ценностных систем культур: культуры полезности (коллективисткие) ценят </w:t>
      </w:r>
      <w:r>
        <w:rPr>
          <w:rFonts w:ascii="Times New Roman" w:hAnsi="Times New Roman"/>
          <w:sz w:val="28"/>
          <w:szCs w:val="28"/>
        </w:rPr>
        <w:lastRenderedPageBreak/>
        <w:t xml:space="preserve">«равноправие» и подчинение, культуры достоинства – развитие, независимость и свободу. Образовательная парадигма культур полезности ориентирована на усвоение фундаментальных знаний и дрессуру, формирование мышления в рамках общепринятых шаблонов и схем. Предпочтительными типами учебных заданий являются рецептивный и репродуктивный. При решении задач от учеников, как правило, ожидается перебор в памяти существующих вариантов решения, использование схем прошлого опыта и четкое следование набору стандартных этапов решения. Усвоение учебного материала оценивается по способности адаптироваться к типовым ситуациям. Характер поведения преподавателя директивный и мобилизацонный. В культурах достоинства (индивидуалистких) главной доминантой является свободный и творческий поиск нестандартного и нового. Понимание смыслов, а не механическое заучивание, лежит в основе образовательной парадигмы. Образование в данном контексте ставит задачей поддержание уникальности личности и формирование целостной картины мира, обеспечивающей решение проблем в широком круге неопределенных ситуаций. Упор делается на проблемно-поисковые типы заданий, для выполнения которых необходимы нестандартные преобразования и креативный подход. Поведение учителя характеризуется как программно-целевое. </w:t>
      </w:r>
      <w:r>
        <w:rPr>
          <w:rFonts w:ascii="Times New Roman" w:hAnsi="Times New Roman"/>
          <w:sz w:val="28"/>
          <w:szCs w:val="28"/>
          <w:lang w:bidi="en-US"/>
        </w:rPr>
        <w:t>Согласно модели Цзин Ли у западного учащегося главную  роль помимо разума играют интеллектуальные  эмоции. В процессе исследования западный учащийся с одной стороны - вовлекается во все формы самовыражения, с другой стороны – сомневается во всех существующих канонах знания. Не менее важная характеристика - природная любознательность, заинтересованность, радость познания. Значимую роль играет открытость разума и дух свободного исследования, наличие «философского», пытливого склада ума.  Конечной целью образования является понимание мира и способность «управлять им».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bidi="en-US"/>
        </w:rPr>
      </w:pPr>
      <w:r>
        <w:rPr>
          <w:rFonts w:ascii="Times New Roman" w:hAnsi="Times New Roman"/>
          <w:sz w:val="28"/>
          <w:szCs w:val="28"/>
          <w:lang w:bidi="en-US"/>
        </w:rPr>
        <w:t xml:space="preserve">      Образовательная мораль в Китае и большинстве сопряженных азиатских стран основывается на конфуцианской традиции. Согласно данной традиции главная цель человеческой жизни – самосовершенствование и самовоспитание.  Самосовершенствованию надо учиться всю жизнь и это составляет суть образования. В конфуцианской традиции  человек учится для самого себя, чтобы стать лучшей «версией самого себя», а не для того, чтобы впечатлять других. Цель образования – совершенномудрие.  Конфуцианская </w:t>
      </w:r>
      <w:r>
        <w:rPr>
          <w:rFonts w:ascii="Times New Roman" w:hAnsi="Times New Roman"/>
          <w:sz w:val="28"/>
          <w:szCs w:val="28"/>
          <w:lang w:bidi="en-US"/>
        </w:rPr>
        <w:lastRenderedPageBreak/>
        <w:t>образовательная традиция строится на 7 учебных добродетелях: искренности, усердии, стойкости перед лицом трудностей, упорстве, концентрации, уважении к учителю, скромности.</w:t>
      </w:r>
    </w:p>
    <w:p w:rsidR="00916FC0" w:rsidRDefault="00916FC0" w:rsidP="00857A2A">
      <w:pPr>
        <w:widowControl w:val="0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</w:p>
    <w:p w:rsidR="00916FC0" w:rsidRPr="0020603B" w:rsidRDefault="00C05177" w:rsidP="00857A2A">
      <w:pPr>
        <w:spacing w:after="0" w:line="312" w:lineRule="auto"/>
        <w:rPr>
          <w:rFonts w:ascii="Times New Roman" w:eastAsiaTheme="minorEastAsia" w:hAnsi="Times New Roman"/>
          <w:sz w:val="28"/>
          <w:szCs w:val="28"/>
          <w:lang w:bidi="en-US"/>
        </w:rPr>
      </w:pPr>
      <w:r w:rsidRPr="008A1E79">
        <w:rPr>
          <w:rFonts w:ascii="Times New Roman" w:eastAsiaTheme="minorEastAsia" w:hAnsi="Times New Roman"/>
          <w:sz w:val="28"/>
          <w:szCs w:val="28"/>
          <w:highlight w:val="yellow"/>
          <w:lang w:bidi="en-US"/>
        </w:rPr>
        <w:t>В</w:t>
      </w:r>
      <w:r w:rsidRPr="0020603B">
        <w:rPr>
          <w:rFonts w:ascii="Times New Roman" w:eastAsiaTheme="minorEastAsia" w:hAnsi="Times New Roman"/>
          <w:sz w:val="28"/>
          <w:szCs w:val="28"/>
          <w:lang w:bidi="en-US"/>
        </w:rPr>
        <w:t xml:space="preserve"> разделе</w:t>
      </w:r>
      <w:r w:rsidRPr="0020603B">
        <w:rPr>
          <w:rFonts w:ascii="Times New Roman" w:eastAsiaTheme="minorEastAsia" w:hAnsi="Times New Roman"/>
          <w:b/>
          <w:sz w:val="28"/>
          <w:szCs w:val="28"/>
          <w:lang w:bidi="en-US"/>
        </w:rPr>
        <w:t xml:space="preserve"> 3.4 Специфика коммуникации в системе «Преподаватель- Студент» в разных культурных группах</w:t>
      </w:r>
      <w:r w:rsidRPr="0020603B">
        <w:rPr>
          <w:rFonts w:ascii="Times New Roman" w:eastAsiaTheme="minorEastAsia" w:hAnsi="Times New Roman"/>
          <w:sz w:val="28"/>
          <w:szCs w:val="28"/>
          <w:lang w:bidi="en-US"/>
        </w:rPr>
        <w:t>.</w:t>
      </w:r>
    </w:p>
    <w:p w:rsidR="002D6CC6" w:rsidRPr="0020603B" w:rsidRDefault="00C05177" w:rsidP="00B048C0">
      <w:pPr>
        <w:pStyle w:val="af1"/>
        <w:tabs>
          <w:tab w:val="left" w:pos="175"/>
        </w:tabs>
        <w:spacing w:after="0" w:line="312" w:lineRule="auto"/>
        <w:ind w:left="34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hAnsi="Times New Roman"/>
          <w:bCs/>
          <w:sz w:val="28"/>
          <w:szCs w:val="28"/>
        </w:rPr>
        <w:t xml:space="preserve"> Во многом специфика коммуникации в системе «преподаватель-</w:t>
      </w:r>
      <w:r w:rsidR="00B048C0">
        <w:rPr>
          <w:rFonts w:ascii="Times New Roman" w:hAnsi="Times New Roman"/>
          <w:bCs/>
          <w:sz w:val="28"/>
          <w:szCs w:val="28"/>
        </w:rPr>
        <w:t xml:space="preserve">студент» обусловлена принятыми в данной культуре моделями поведения. </w:t>
      </w:r>
      <w:r w:rsidRPr="0020603B">
        <w:rPr>
          <w:rFonts w:ascii="Times New Roman" w:hAnsi="Times New Roman"/>
          <w:bCs/>
          <w:sz w:val="28"/>
          <w:szCs w:val="28"/>
        </w:rPr>
        <w:t xml:space="preserve"> </w:t>
      </w:r>
      <w:r w:rsidRPr="0020603B">
        <w:rPr>
          <w:rFonts w:ascii="Times New Roman" w:hAnsi="Times New Roman"/>
          <w:sz w:val="28"/>
          <w:szCs w:val="28"/>
        </w:rPr>
        <w:t xml:space="preserve">На основе параметров модели Г. Хофстеде </w:t>
      </w:r>
      <w:r w:rsidR="00CA71CC" w:rsidRPr="0020603B">
        <w:rPr>
          <w:rFonts w:ascii="Times New Roman" w:hAnsi="Times New Roman"/>
          <w:sz w:val="28"/>
          <w:szCs w:val="28"/>
        </w:rPr>
        <w:t xml:space="preserve">в работе </w:t>
      </w:r>
      <w:r w:rsidRPr="0020603B">
        <w:rPr>
          <w:rFonts w:ascii="Times New Roman" w:hAnsi="Times New Roman"/>
          <w:sz w:val="28"/>
          <w:szCs w:val="28"/>
        </w:rPr>
        <w:t>описано  взаимодействие преподавателей и студентов в процессе обучения (индивидуализм/коллектив</w:t>
      </w:r>
      <w:r w:rsidR="002D6CC6" w:rsidRPr="0020603B">
        <w:rPr>
          <w:rFonts w:ascii="Times New Roman" w:hAnsi="Times New Roman"/>
          <w:sz w:val="28"/>
          <w:szCs w:val="28"/>
        </w:rPr>
        <w:t xml:space="preserve">изм; дистанция власти; </w:t>
      </w:r>
      <w:r w:rsidRPr="0020603B">
        <w:rPr>
          <w:rFonts w:ascii="Times New Roman" w:hAnsi="Times New Roman"/>
          <w:sz w:val="28"/>
          <w:szCs w:val="28"/>
        </w:rPr>
        <w:t xml:space="preserve">отношение к неопределенности). </w:t>
      </w:r>
      <w:r w:rsidR="00CA71CC" w:rsidRPr="0020603B">
        <w:rPr>
          <w:rFonts w:ascii="Times New Roman" w:hAnsi="Times New Roman"/>
          <w:sz w:val="28"/>
          <w:szCs w:val="28"/>
        </w:rPr>
        <w:t xml:space="preserve">Доминирующим параметром, определяющим далее многие виды коммуникации является дихотомия индивидуализм/коллективизм. </w:t>
      </w:r>
      <w:r w:rsidR="002D6CC6" w:rsidRPr="0020603B">
        <w:rPr>
          <w:rFonts w:ascii="Times New Roman" w:hAnsi="Times New Roman"/>
          <w:sz w:val="28"/>
          <w:szCs w:val="28"/>
        </w:rPr>
        <w:t xml:space="preserve">Она в свою очередь обуславливает дистанцию власти и значение статуса и роль четких правил и регламентов в процессе коммуникаций. </w:t>
      </w:r>
    </w:p>
    <w:p w:rsidR="002D6CC6" w:rsidRPr="00E9085F" w:rsidRDefault="002D6CC6" w:rsidP="00E9085F">
      <w:pPr>
        <w:pStyle w:val="af1"/>
        <w:tabs>
          <w:tab w:val="left" w:pos="175"/>
        </w:tabs>
        <w:spacing w:after="0" w:line="312" w:lineRule="auto"/>
        <w:ind w:left="34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hAnsi="Times New Roman"/>
          <w:b/>
          <w:sz w:val="28"/>
          <w:szCs w:val="28"/>
        </w:rPr>
        <w:t>В культурах с высоким индексом коллективизма:</w:t>
      </w:r>
      <w:r w:rsidRPr="0020603B">
        <w:rPr>
          <w:rFonts w:ascii="Times New Roman" w:hAnsi="Times New Roman"/>
          <w:sz w:val="28"/>
          <w:szCs w:val="28"/>
        </w:rPr>
        <w:t xml:space="preserve"> Роль преподавателя – «Гуру». </w:t>
      </w:r>
      <w:r w:rsidRPr="0020603B">
        <w:rPr>
          <w:rFonts w:ascii="Times New Roman" w:eastAsia="Calibri" w:hAnsi="Times New Roman"/>
          <w:sz w:val="28"/>
          <w:szCs w:val="28"/>
        </w:rPr>
        <w:t>Студенты говорят только тогда, когда спрашивает и поощряет преподаватель.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Индивидуальные выступления поощряются только в малых группах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.Гармония и эмоциональный комфорт в процессе обучения является доминантой.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Ни преподаватель, ни студент не должен «терять лицо» в рамках учебной коммуникации.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Преподаватель может давать поблажки в некоторых случаях, делая скидку на индивидуальное отношение.</w:t>
      </w:r>
      <w:r w:rsidR="00C05177" w:rsidRPr="0020603B">
        <w:rPr>
          <w:rFonts w:ascii="Times New Roman" w:hAnsi="Times New Roman"/>
          <w:b/>
          <w:sz w:val="28"/>
          <w:szCs w:val="28"/>
        </w:rPr>
        <w:t xml:space="preserve"> </w:t>
      </w:r>
      <w:r w:rsidRPr="0020603B">
        <w:rPr>
          <w:rFonts w:ascii="Times New Roman" w:hAnsi="Times New Roman"/>
          <w:b/>
          <w:sz w:val="28"/>
          <w:szCs w:val="28"/>
        </w:rPr>
        <w:t>Высокая дистанция власти предполагает следующее:</w:t>
      </w:r>
      <w:r w:rsidR="00E9085F">
        <w:rPr>
          <w:rFonts w:ascii="Times New Roman" w:eastAsia="Calibri" w:hAnsi="Times New Roman"/>
          <w:sz w:val="28"/>
          <w:szCs w:val="28"/>
        </w:rPr>
        <w:t xml:space="preserve"> модель коммуникации </w:t>
      </w:r>
      <w:r w:rsidRPr="0020603B">
        <w:rPr>
          <w:rFonts w:ascii="Times New Roman" w:eastAsia="Calibri" w:hAnsi="Times New Roman"/>
          <w:sz w:val="28"/>
          <w:szCs w:val="28"/>
        </w:rPr>
        <w:t>центрированную на преподавателе.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Инициатива не поощряется и исходит от преподавателя.</w:t>
      </w:r>
      <w:r w:rsidRPr="0020603B">
        <w:rPr>
          <w:rFonts w:ascii="Times New Roman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Коммуникация инициируется преподавателем</w:t>
      </w:r>
      <w:r w:rsidRPr="0020603B">
        <w:rPr>
          <w:rFonts w:ascii="Times New Roman" w:hAnsi="Times New Roman"/>
          <w:sz w:val="28"/>
          <w:szCs w:val="28"/>
        </w:rPr>
        <w:t>.</w:t>
      </w:r>
      <w:r w:rsidR="00E9085F">
        <w:rPr>
          <w:rFonts w:ascii="Times New Roman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Студенты строят образовательную траекторию исходя из заранее оговоренных моделей.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 xml:space="preserve">Студентам не разрешается вступать в противоречия и критиковать преподавателя. </w:t>
      </w:r>
      <w:r w:rsidRPr="00E9085F">
        <w:rPr>
          <w:rFonts w:ascii="Times New Roman" w:eastAsia="Calibri" w:hAnsi="Times New Roman"/>
          <w:b/>
          <w:sz w:val="28"/>
          <w:szCs w:val="28"/>
        </w:rPr>
        <w:t>Высокий уровень избегания неопределенности</w:t>
      </w:r>
      <w:r w:rsidR="00E9085F">
        <w:rPr>
          <w:rFonts w:ascii="Times New Roman" w:eastAsia="Calibri" w:hAnsi="Times New Roman"/>
          <w:sz w:val="28"/>
          <w:szCs w:val="28"/>
        </w:rPr>
        <w:t xml:space="preserve"> предполагает: с</w:t>
      </w:r>
      <w:r w:rsidRPr="0020603B">
        <w:rPr>
          <w:rFonts w:ascii="Times New Roman" w:eastAsia="Calibri" w:hAnsi="Times New Roman"/>
          <w:sz w:val="28"/>
          <w:szCs w:val="28"/>
        </w:rPr>
        <w:t>туденты чувствуют себя комфортно в условиях жесткого расписания и регламентов</w:t>
      </w:r>
      <w:r w:rsidR="00E9085F">
        <w:rPr>
          <w:rFonts w:ascii="Times New Roman" w:eastAsia="Calibri" w:hAnsi="Times New Roman"/>
          <w:sz w:val="28"/>
          <w:szCs w:val="28"/>
        </w:rPr>
        <w:t xml:space="preserve">. </w:t>
      </w:r>
      <w:r w:rsidRPr="00E9085F">
        <w:rPr>
          <w:rFonts w:ascii="Times New Roman" w:eastAsia="Calibri" w:hAnsi="Times New Roman"/>
          <w:sz w:val="28"/>
          <w:szCs w:val="28"/>
        </w:rPr>
        <w:t>Преподаватель должен быть компетентен во всем</w:t>
      </w:r>
      <w:r w:rsidR="00E9085F">
        <w:rPr>
          <w:rFonts w:ascii="Times New Roman" w:eastAsia="Calibri" w:hAnsi="Times New Roman"/>
          <w:sz w:val="28"/>
          <w:szCs w:val="28"/>
        </w:rPr>
        <w:t>.</w:t>
      </w:r>
    </w:p>
    <w:p w:rsidR="002D6CC6" w:rsidRPr="0020603B" w:rsidRDefault="002D6CC6" w:rsidP="00E9085F">
      <w:pPr>
        <w:pStyle w:val="af1"/>
        <w:tabs>
          <w:tab w:val="left" w:pos="175"/>
        </w:tabs>
        <w:spacing w:after="0" w:line="312" w:lineRule="auto"/>
        <w:ind w:left="34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eastAsia="Calibri" w:hAnsi="Times New Roman"/>
          <w:sz w:val="28"/>
          <w:szCs w:val="28"/>
        </w:rPr>
        <w:t>Хороший преподаватель использует академический язык</w:t>
      </w:r>
      <w:r w:rsidR="00E9085F">
        <w:rPr>
          <w:rFonts w:ascii="Times New Roman" w:eastAsia="Calibri" w:hAnsi="Times New Roman"/>
          <w:sz w:val="28"/>
          <w:szCs w:val="28"/>
        </w:rPr>
        <w:t>.</w:t>
      </w:r>
      <w:r w:rsidR="00114672">
        <w:rPr>
          <w:rFonts w:ascii="Times New Roman" w:eastAsia="Calibri" w:hAnsi="Times New Roman"/>
          <w:sz w:val="28"/>
          <w:szCs w:val="28"/>
        </w:rPr>
        <w:t xml:space="preserve"> </w:t>
      </w:r>
      <w:r w:rsidRPr="00E9085F">
        <w:rPr>
          <w:rFonts w:ascii="Times New Roman" w:eastAsia="Calibri" w:hAnsi="Times New Roman"/>
          <w:sz w:val="28"/>
          <w:szCs w:val="28"/>
        </w:rPr>
        <w:t>Студенты поощряются за аккуратность и соответствия заранее оговоренным требованиям</w:t>
      </w:r>
      <w:r w:rsidR="00E9085F">
        <w:rPr>
          <w:rFonts w:ascii="Times New Roman" w:eastAsia="Calibri" w:hAnsi="Times New Roman"/>
          <w:sz w:val="28"/>
          <w:szCs w:val="28"/>
        </w:rPr>
        <w:t xml:space="preserve">. </w:t>
      </w:r>
      <w:r w:rsidRPr="0020603B">
        <w:rPr>
          <w:rFonts w:ascii="Times New Roman" w:eastAsia="Calibri" w:hAnsi="Times New Roman"/>
          <w:sz w:val="28"/>
          <w:szCs w:val="28"/>
        </w:rPr>
        <w:t>Преподаватели рассматривают несогласия по предметным вопросам как личную нелояльность</w:t>
      </w:r>
      <w:r w:rsidR="00E9085F">
        <w:rPr>
          <w:rFonts w:ascii="Times New Roman" w:eastAsia="Calibri" w:hAnsi="Times New Roman"/>
          <w:sz w:val="28"/>
          <w:szCs w:val="28"/>
        </w:rPr>
        <w:t>.</w:t>
      </w:r>
    </w:p>
    <w:p w:rsidR="002D6CC6" w:rsidRPr="0020603B" w:rsidRDefault="002D6CC6" w:rsidP="002D6CC6">
      <w:pPr>
        <w:tabs>
          <w:tab w:val="left" w:pos="175"/>
        </w:tabs>
        <w:spacing w:after="0" w:line="312" w:lineRule="auto"/>
        <w:jc w:val="both"/>
        <w:rPr>
          <w:rFonts w:ascii="Times New Roman" w:hAnsi="Times New Roman"/>
          <w:b/>
          <w:sz w:val="28"/>
          <w:szCs w:val="28"/>
        </w:rPr>
      </w:pPr>
      <w:r w:rsidRPr="0020603B">
        <w:rPr>
          <w:rFonts w:ascii="Times New Roman" w:hAnsi="Times New Roman"/>
          <w:b/>
          <w:sz w:val="28"/>
          <w:szCs w:val="28"/>
        </w:rPr>
        <w:lastRenderedPageBreak/>
        <w:t xml:space="preserve">В культурах с высоким индексом индивидуализма: </w:t>
      </w:r>
    </w:p>
    <w:p w:rsidR="002D6CC6" w:rsidRPr="0020603B" w:rsidRDefault="00E9085F" w:rsidP="002D6CC6">
      <w:pPr>
        <w:tabs>
          <w:tab w:val="left" w:pos="175"/>
        </w:tabs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Роль преподавателя – к</w:t>
      </w:r>
      <w:r w:rsidR="002D6CC6" w:rsidRPr="0020603B">
        <w:rPr>
          <w:rFonts w:ascii="Times New Roman" w:hAnsi="Times New Roman"/>
          <w:sz w:val="28"/>
          <w:szCs w:val="28"/>
        </w:rPr>
        <w:t>оуч, сопровождающее лицо.</w:t>
      </w:r>
    </w:p>
    <w:p w:rsidR="00916FC0" w:rsidRPr="00E9085F" w:rsidRDefault="002D6CC6" w:rsidP="00E9085F">
      <w:pPr>
        <w:pStyle w:val="af1"/>
        <w:tabs>
          <w:tab w:val="left" w:pos="175"/>
        </w:tabs>
        <w:spacing w:after="0" w:line="312" w:lineRule="auto"/>
        <w:ind w:left="34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eastAsia="Calibri" w:hAnsi="Times New Roman"/>
          <w:sz w:val="28"/>
          <w:szCs w:val="28"/>
        </w:rPr>
        <w:t>Любой вопрос может носить характер дискуссии.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E9085F">
        <w:rPr>
          <w:rFonts w:ascii="Times New Roman" w:eastAsia="Calibri" w:hAnsi="Times New Roman"/>
          <w:sz w:val="28"/>
          <w:szCs w:val="28"/>
        </w:rPr>
        <w:t>Индивидуальные выступления и точки зрения обучающихся поощряются всегда.</w:t>
      </w:r>
      <w:r w:rsidR="00114672">
        <w:rPr>
          <w:rFonts w:ascii="Times New Roman" w:eastAsia="Calibri" w:hAnsi="Times New Roman"/>
          <w:sz w:val="28"/>
          <w:szCs w:val="28"/>
        </w:rPr>
        <w:t xml:space="preserve"> </w:t>
      </w:r>
      <w:r w:rsidRPr="00E9085F">
        <w:rPr>
          <w:rFonts w:ascii="Times New Roman" w:eastAsia="Calibri" w:hAnsi="Times New Roman"/>
          <w:sz w:val="28"/>
          <w:szCs w:val="28"/>
        </w:rPr>
        <w:t>Конфронтация, столкновение точек зрения и несогласия являются нормальной частью учебного процесса.</w:t>
      </w:r>
      <w:r w:rsidR="00114672">
        <w:rPr>
          <w:rFonts w:ascii="Times New Roman" w:eastAsia="Calibri" w:hAnsi="Times New Roman"/>
          <w:sz w:val="28"/>
          <w:szCs w:val="28"/>
        </w:rPr>
        <w:t xml:space="preserve"> </w:t>
      </w:r>
      <w:r w:rsidRPr="00E9085F">
        <w:rPr>
          <w:rFonts w:ascii="Times New Roman" w:eastAsia="Calibri" w:hAnsi="Times New Roman"/>
          <w:sz w:val="28"/>
          <w:szCs w:val="28"/>
        </w:rPr>
        <w:t>«Потеря лица» – признак профессиональной несостоятельности.</w:t>
      </w:r>
      <w:r w:rsidR="00114672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Единые требования ко всем.</w:t>
      </w:r>
    </w:p>
    <w:p w:rsidR="002D6CC6" w:rsidRPr="00E9085F" w:rsidRDefault="002D6CC6" w:rsidP="00E9085F">
      <w:pPr>
        <w:pStyle w:val="af1"/>
        <w:tabs>
          <w:tab w:val="left" w:pos="175"/>
        </w:tabs>
        <w:spacing w:after="0" w:line="312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E9085F">
        <w:rPr>
          <w:rFonts w:ascii="Times New Roman" w:eastAsia="Calibri" w:hAnsi="Times New Roman"/>
          <w:b/>
          <w:sz w:val="28"/>
          <w:szCs w:val="28"/>
        </w:rPr>
        <w:t>Низкая дистанция власти предпо</w:t>
      </w:r>
      <w:r w:rsidR="00E9085F" w:rsidRPr="00E9085F">
        <w:rPr>
          <w:rFonts w:ascii="Times New Roman" w:eastAsia="Calibri" w:hAnsi="Times New Roman"/>
          <w:b/>
          <w:sz w:val="28"/>
          <w:szCs w:val="28"/>
        </w:rPr>
        <w:t>лагает</w:t>
      </w:r>
      <w:r w:rsidR="00E9085F">
        <w:rPr>
          <w:rFonts w:ascii="Times New Roman" w:eastAsia="Calibri" w:hAnsi="Times New Roman"/>
          <w:sz w:val="28"/>
          <w:szCs w:val="28"/>
        </w:rPr>
        <w:t>: студенто-центрированную</w:t>
      </w:r>
      <w:r w:rsidRPr="0020603B">
        <w:rPr>
          <w:rFonts w:ascii="Times New Roman" w:eastAsia="Calibri" w:hAnsi="Times New Roman"/>
          <w:sz w:val="28"/>
          <w:szCs w:val="28"/>
        </w:rPr>
        <w:t xml:space="preserve"> модель</w:t>
      </w:r>
      <w:r w:rsidR="00E9085F">
        <w:rPr>
          <w:rFonts w:ascii="Times New Roman" w:eastAsia="Calibri" w:hAnsi="Times New Roman"/>
          <w:sz w:val="28"/>
          <w:szCs w:val="28"/>
        </w:rPr>
        <w:t xml:space="preserve"> коммуникации</w:t>
      </w:r>
      <w:r w:rsidRPr="0020603B">
        <w:rPr>
          <w:rFonts w:ascii="Times New Roman" w:eastAsia="Calibri" w:hAnsi="Times New Roman"/>
          <w:sz w:val="28"/>
          <w:szCs w:val="28"/>
        </w:rPr>
        <w:t>. Инициатива со стороны студента поощряется.Коммуникация инициируется студентами.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Преподаватель поощряет студентов к выбору собственного пути обучения.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>Студентам разрешается вступать в противоречия и критиковать преподавателя.</w:t>
      </w:r>
      <w:r w:rsidR="00E9085F">
        <w:rPr>
          <w:rFonts w:ascii="Times New Roman" w:eastAsia="Calibri" w:hAnsi="Times New Roman"/>
          <w:sz w:val="28"/>
          <w:szCs w:val="28"/>
        </w:rPr>
        <w:t xml:space="preserve"> </w:t>
      </w:r>
      <w:r w:rsidRPr="0020603B">
        <w:rPr>
          <w:rFonts w:ascii="Times New Roman" w:eastAsia="Calibri" w:hAnsi="Times New Roman"/>
          <w:sz w:val="28"/>
          <w:szCs w:val="28"/>
        </w:rPr>
        <w:t xml:space="preserve">Эффективность обучения – двусторонний процесс. Важна постоянная обратная связь и интерактивность.             </w:t>
      </w:r>
    </w:p>
    <w:p w:rsidR="002D6CC6" w:rsidRPr="0020603B" w:rsidRDefault="002D6CC6" w:rsidP="002D6CC6">
      <w:pPr>
        <w:spacing w:after="0" w:line="312" w:lineRule="auto"/>
        <w:jc w:val="both"/>
        <w:rPr>
          <w:rFonts w:ascii="Times New Roman" w:eastAsia="Calibri" w:hAnsi="Times New Roman"/>
          <w:sz w:val="28"/>
          <w:szCs w:val="28"/>
        </w:rPr>
      </w:pPr>
      <w:r w:rsidRPr="00E9085F">
        <w:rPr>
          <w:rFonts w:ascii="Times New Roman" w:eastAsia="Calibri" w:hAnsi="Times New Roman"/>
          <w:b/>
          <w:sz w:val="28"/>
          <w:szCs w:val="28"/>
        </w:rPr>
        <w:t>Низкий уровень избегания неопределенности</w:t>
      </w:r>
      <w:r w:rsidRPr="0020603B">
        <w:rPr>
          <w:rFonts w:ascii="Times New Roman" w:eastAsia="Calibri" w:hAnsi="Times New Roman"/>
          <w:sz w:val="28"/>
          <w:szCs w:val="28"/>
        </w:rPr>
        <w:t xml:space="preserve"> предполагает: </w:t>
      </w:r>
    </w:p>
    <w:p w:rsidR="00916FC0" w:rsidRPr="00E9085F" w:rsidRDefault="002D6CC6" w:rsidP="00E9085F">
      <w:pPr>
        <w:pStyle w:val="af1"/>
        <w:tabs>
          <w:tab w:val="left" w:pos="175"/>
        </w:tabs>
        <w:spacing w:after="0" w:line="312" w:lineRule="auto"/>
        <w:ind w:left="34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eastAsia="Calibri" w:hAnsi="Times New Roman"/>
          <w:sz w:val="28"/>
          <w:szCs w:val="28"/>
        </w:rPr>
        <w:t>Студенты чувствуют себя комфортно вне четких рамок расписаний и регламентов</w:t>
      </w:r>
      <w:r w:rsidR="00E9085F">
        <w:rPr>
          <w:rFonts w:ascii="Times New Roman" w:eastAsia="Calibri" w:hAnsi="Times New Roman"/>
          <w:sz w:val="28"/>
          <w:szCs w:val="28"/>
        </w:rPr>
        <w:t>.</w:t>
      </w:r>
      <w:r w:rsidRPr="00E9085F">
        <w:rPr>
          <w:rFonts w:ascii="Times New Roman" w:eastAsia="Calibri" w:hAnsi="Times New Roman"/>
          <w:sz w:val="28"/>
          <w:szCs w:val="28"/>
        </w:rPr>
        <w:t>Преподаватель может сказать «Я не знаю»</w:t>
      </w:r>
      <w:r w:rsidR="00E9085F">
        <w:rPr>
          <w:rFonts w:ascii="Times New Roman" w:eastAsia="Calibri" w:hAnsi="Times New Roman"/>
          <w:sz w:val="28"/>
          <w:szCs w:val="28"/>
        </w:rPr>
        <w:t>.</w:t>
      </w:r>
      <w:r w:rsidRPr="00E9085F">
        <w:rPr>
          <w:rFonts w:ascii="Times New Roman" w:eastAsia="Calibri" w:hAnsi="Times New Roman"/>
          <w:sz w:val="28"/>
          <w:szCs w:val="28"/>
        </w:rPr>
        <w:t>Хороший преподаватель использует простой язык</w:t>
      </w:r>
      <w:r w:rsidR="00E9085F">
        <w:rPr>
          <w:rFonts w:ascii="Times New Roman" w:eastAsia="Calibri" w:hAnsi="Times New Roman"/>
          <w:sz w:val="28"/>
          <w:szCs w:val="28"/>
        </w:rPr>
        <w:t>.</w:t>
      </w:r>
      <w:r w:rsidRPr="00E9085F">
        <w:rPr>
          <w:rFonts w:ascii="Times New Roman" w:eastAsia="Calibri" w:hAnsi="Times New Roman"/>
          <w:sz w:val="28"/>
          <w:szCs w:val="28"/>
        </w:rPr>
        <w:t>Студенты предпочитают инновационный подход</w:t>
      </w:r>
      <w:r w:rsidR="00E9085F">
        <w:rPr>
          <w:rFonts w:ascii="Times New Roman" w:eastAsia="Calibri" w:hAnsi="Times New Roman"/>
          <w:sz w:val="28"/>
          <w:szCs w:val="28"/>
        </w:rPr>
        <w:t xml:space="preserve">. </w:t>
      </w:r>
      <w:r w:rsidRPr="0020603B">
        <w:rPr>
          <w:rFonts w:ascii="Times New Roman" w:eastAsia="Calibri" w:hAnsi="Times New Roman"/>
          <w:sz w:val="28"/>
          <w:szCs w:val="28"/>
        </w:rPr>
        <w:t>Преподаватели рассматривают несогласия по предметным вопросам как стимулирующий фактор</w:t>
      </w:r>
      <w:r w:rsidR="00E9085F">
        <w:rPr>
          <w:rFonts w:ascii="Times New Roman" w:eastAsia="Calibri" w:hAnsi="Times New Roman"/>
          <w:sz w:val="28"/>
          <w:szCs w:val="28"/>
        </w:rPr>
        <w:t>.</w:t>
      </w:r>
    </w:p>
    <w:p w:rsidR="00916FC0" w:rsidRDefault="00C05177" w:rsidP="00857A2A">
      <w:pPr>
        <w:widowControl w:val="0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20603B">
        <w:rPr>
          <w:rFonts w:ascii="Times New Roman" w:hAnsi="Times New Roman"/>
          <w:sz w:val="28"/>
          <w:szCs w:val="28"/>
        </w:rPr>
        <w:t>Особенности образовательной коммуникации детерминируемы культурой, в которой воспитывался индивид. Важно отметить, что специфика коммуникации сохраняется с незначительными изменениями и в процессе онлайн обучения.</w:t>
      </w:r>
    </w:p>
    <w:p w:rsidR="00916FC0" w:rsidRDefault="00C05177" w:rsidP="00857A2A">
      <w:pPr>
        <w:pStyle w:val="af1"/>
        <w:spacing w:after="0" w:line="312" w:lineRule="auto"/>
        <w:ind w:left="0" w:firstLine="360"/>
        <w:rPr>
          <w:rFonts w:ascii="Times New Roman" w:hAnsi="Times New Roman"/>
          <w:b/>
          <w:sz w:val="28"/>
          <w:szCs w:val="28"/>
        </w:rPr>
      </w:pPr>
      <w:r w:rsidRPr="008A1E79">
        <w:rPr>
          <w:rFonts w:ascii="Times New Roman" w:hAnsi="Times New Roman"/>
          <w:sz w:val="28"/>
          <w:szCs w:val="28"/>
        </w:rPr>
        <w:t>В разделе</w:t>
      </w:r>
      <w:r>
        <w:rPr>
          <w:rFonts w:ascii="Times New Roman" w:hAnsi="Times New Roman"/>
          <w:b/>
          <w:sz w:val="28"/>
          <w:szCs w:val="28"/>
        </w:rPr>
        <w:t xml:space="preserve"> 3.5. Общие особенности методов обучения, учебного контента и контрольно-измерительных материалов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Культурно-эпистемологическая специфика будет обуславливать выбор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эффективных методов обучения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i/>
          <w:sz w:val="28"/>
          <w:szCs w:val="28"/>
        </w:rPr>
        <w:t>учебного контента и контрольно-измерительных материалов</w:t>
      </w:r>
      <w:r>
        <w:rPr>
          <w:rFonts w:ascii="Times New Roman" w:hAnsi="Times New Roman"/>
          <w:sz w:val="28"/>
          <w:szCs w:val="28"/>
        </w:rPr>
        <w:t xml:space="preserve">. В поликультурной образовательной среде для конструктивной образовательной деятельности необходимо следующее: провести отбор учебного контента с учетом  культурных  кодов и  семиотического  контекста; специфика организации учебной деятельности в соответствии  с моделями, принятыми в той или иной культуре); система оценивания должна предусматривать варианты, содержащие индивидуальное и коллективное поощрение), специфика обратной связи и т.п. В культурах коллективисткого типа будут преобладать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рецептивные и репродуктивные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методы обучения,</w:t>
      </w:r>
      <w:r>
        <w:rPr>
          <w:rFonts w:ascii="Times New Roman" w:hAnsi="Times New Roman"/>
          <w:sz w:val="28"/>
          <w:szCs w:val="28"/>
        </w:rPr>
        <w:t xml:space="preserve"> основанные на представлении о мире как наборе стандартных «шаблонов». В культурах индивидуалисткого типа преимущественно используются </w:t>
      </w:r>
      <w:r>
        <w:rPr>
          <w:rFonts w:ascii="Times New Roman" w:hAnsi="Times New Roman"/>
          <w:b/>
          <w:bCs/>
          <w:i/>
          <w:iCs/>
          <w:sz w:val="28"/>
          <w:szCs w:val="28"/>
        </w:rPr>
        <w:t>эвристический и проблемно-поисковый методы.</w:t>
      </w:r>
      <w:r>
        <w:rPr>
          <w:rFonts w:ascii="Times New Roman" w:hAnsi="Times New Roman"/>
          <w:sz w:val="28"/>
          <w:szCs w:val="28"/>
        </w:rPr>
        <w:t xml:space="preserve"> Для восточных культур характерно преимущественно структурированное или формальное обучение, а в западных культурах чаще используются  гибкие, адаптивные методы работы с учебной информацией. </w:t>
      </w:r>
    </w:p>
    <w:p w:rsidR="00916FC0" w:rsidRDefault="00C05177" w:rsidP="00857A2A">
      <w:pPr>
        <w:shd w:val="clear" w:color="auto" w:fill="FFFFFF"/>
        <w:spacing w:after="0" w:line="312" w:lineRule="auto"/>
        <w:jc w:val="both"/>
        <w:rPr>
          <w:rFonts w:ascii="Arial" w:eastAsia="Times New Roman" w:hAnsi="Arial" w:cs="Arial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  По мнению Д. Мацумото культурные особенности существенно отражаются  на формах и типологии учебных заданий. Представители восточных (коллективистских) культур при ответах на вопросы в рамках тестирования, как правило, негативно относятся к вопросам, нацеленным на формулирование собственной точки зрения. В западных (индивидуалистских) культурах наоборот, вопросы, нацеленные на знание  большого  количества теоретической информации, не вызывают интерес. </w:t>
      </w:r>
    </w:p>
    <w:p w:rsidR="00916FC0" w:rsidRDefault="00C05177" w:rsidP="00857A2A">
      <w:pPr>
        <w:widowControl w:val="0"/>
        <w:shd w:val="clear" w:color="auto" w:fill="FFFFFF"/>
        <w:spacing w:after="0" w:line="312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Разработчикам контрольно-измерительных материалов для  поликультурной аудитории необходимо учитывать следующие особенности: для разных культур характерна различная манера ответа на вопросы. Это вытекает из моделей дискурса, педагогического дискурса и академического языка. </w:t>
      </w: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Задания, используемые для контроля знаний не должны носить универсальный характер.</w:t>
      </w:r>
    </w:p>
    <w:p w:rsidR="00916FC0" w:rsidRDefault="00916FC0" w:rsidP="00857A2A">
      <w:pPr>
        <w:spacing w:after="0" w:line="312" w:lineRule="auto"/>
        <w:rPr>
          <w:rFonts w:cstheme="minorBidi"/>
        </w:rPr>
      </w:pPr>
    </w:p>
    <w:p w:rsidR="00916FC0" w:rsidRDefault="00916FC0" w:rsidP="00857A2A">
      <w:pPr>
        <w:spacing w:after="0" w:line="312" w:lineRule="auto"/>
        <w:ind w:firstLine="709"/>
        <w:jc w:val="both"/>
        <w:rPr>
          <w:rFonts w:ascii="Times New Roman" w:eastAsiaTheme="minorEastAsia" w:hAnsi="Times New Roman"/>
          <w:b/>
          <w:sz w:val="28"/>
          <w:szCs w:val="28"/>
          <w:lang w:bidi="en-US"/>
        </w:rPr>
      </w:pPr>
    </w:p>
    <w:tbl>
      <w:tblPr>
        <w:tblW w:w="9540" w:type="dxa"/>
        <w:tblInd w:w="102" w:type="dxa"/>
        <w:tblLayout w:type="fixed"/>
        <w:tblLook w:val="0000" w:firstRow="0" w:lastRow="0" w:firstColumn="0" w:lastColumn="0" w:noHBand="0" w:noVBand="0"/>
      </w:tblPr>
      <w:tblGrid>
        <w:gridCol w:w="2139"/>
        <w:gridCol w:w="3665"/>
        <w:gridCol w:w="3736"/>
      </w:tblGrid>
      <w:tr w:rsidR="00916FC0" w:rsidTr="00431177">
        <w:trPr>
          <w:trHeight w:val="171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Критерии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«Западные» культуры. Высокий индекс индивидуализма, низкий контекст коммуникации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«Восточные» культуры</w:t>
            </w:r>
          </w:p>
          <w:p w:rsidR="00916FC0" w:rsidRDefault="00C05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Высокий индекс коллективизма, высокий контекст коммуникации</w:t>
            </w:r>
          </w:p>
        </w:tc>
      </w:tr>
      <w:tr w:rsidR="00431177" w:rsidTr="0063671E">
        <w:trPr>
          <w:trHeight w:val="2027"/>
        </w:trPr>
        <w:tc>
          <w:tcPr>
            <w:tcW w:w="21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3D57A4" w:rsidRDefault="00A37898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D57A4">
              <w:rPr>
                <w:rFonts w:ascii="Times New Roman" w:hAnsi="Times New Roman"/>
                <w:sz w:val="24"/>
                <w:szCs w:val="24"/>
              </w:rPr>
              <w:t>Когнитивный стиль</w:t>
            </w:r>
            <w:r w:rsidR="003D57A4" w:rsidRPr="003D57A4">
              <w:rPr>
                <w:rFonts w:ascii="Times New Roman" w:hAnsi="Times New Roman"/>
                <w:sz w:val="24"/>
                <w:szCs w:val="24"/>
              </w:rPr>
              <w:t xml:space="preserve"> и скорость обработки информации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B60D21" w:rsidRDefault="0063671E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Б</w:t>
            </w:r>
            <w:r w:rsidR="003D57A4" w:rsidRPr="00B60D21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ыстрый темп (импульсивный когнитивный стиль)</w:t>
            </w:r>
            <w:r w:rsidR="00B60D21" w:rsidRPr="00B60D21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, «поленезависимость» (контекстонезависимость).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B60D21" w:rsidRDefault="0063671E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З</w:t>
            </w:r>
            <w:r w:rsidR="003D57A4" w:rsidRPr="00B60D21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амедленный темп поиска решения (рефлективный когнитивный стиль)</w:t>
            </w:r>
            <w:r w:rsidR="00B60D21" w:rsidRPr="00B60D21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 xml:space="preserve"> «полезависимость» (контекстозависимость).</w:t>
            </w:r>
          </w:p>
        </w:tc>
      </w:tr>
      <w:tr w:rsidR="00431177" w:rsidTr="00431177">
        <w:trPr>
          <w:trHeight w:val="315"/>
        </w:trPr>
        <w:tc>
          <w:tcPr>
            <w:tcW w:w="21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B60D21" w:rsidRDefault="00A37898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0D21">
              <w:rPr>
                <w:rFonts w:ascii="Times New Roman" w:hAnsi="Times New Roman"/>
                <w:sz w:val="24"/>
                <w:szCs w:val="24"/>
              </w:rPr>
              <w:t>Стратегии работы с информацией и процесс принятия решений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B60D21" w:rsidRDefault="00B60D21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Самостоятельный поиск информации и принятие решений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431177" w:rsidRPr="00B60D21" w:rsidRDefault="00B60D21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0D21">
              <w:rPr>
                <w:rFonts w:ascii="Times New Roman" w:eastAsiaTheme="minorEastAsia" w:hAnsi="Times New Roman"/>
                <w:color w:val="000000"/>
                <w:sz w:val="24"/>
                <w:szCs w:val="24"/>
                <w:lang w:bidi="en-US"/>
              </w:rPr>
              <w:t>Информация поступает из авторитетных источников, принято  включать окружающих в процесс принятия решений</w:t>
            </w:r>
          </w:p>
        </w:tc>
      </w:tr>
      <w:tr w:rsidR="00431177" w:rsidTr="00431177">
        <w:trPr>
          <w:trHeight w:val="285"/>
        </w:trPr>
        <w:tc>
          <w:tcPr>
            <w:tcW w:w="213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1177" w:rsidRPr="00B60D21" w:rsidRDefault="00A37898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0D21">
              <w:rPr>
                <w:rFonts w:ascii="Times New Roman" w:hAnsi="Times New Roman"/>
                <w:sz w:val="24"/>
                <w:szCs w:val="24"/>
              </w:rPr>
              <w:lastRenderedPageBreak/>
              <w:t>Цель обучения</w:t>
            </w:r>
          </w:p>
        </w:tc>
        <w:tc>
          <w:tcPr>
            <w:tcW w:w="36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1177" w:rsidRPr="00F578C0" w:rsidRDefault="00F578C0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578C0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 xml:space="preserve">научить индивида учиться, дать ему общий инструментарий и впоследствии </w:t>
            </w:r>
            <w:r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 xml:space="preserve">навык </w:t>
            </w:r>
            <w:r w:rsidRPr="00F578C0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самостоятельно получать необходимые знания, подготовив его, таким образом, к непрерывному обучению. Дидактической доминантой является самостоятельное выстраивание знаний для решения задач разного плана, связанных с разнообразными проектами. Большое внимание уделяется нестандартным и креативным подходам к решению заданий.</w:t>
            </w:r>
          </w:p>
        </w:tc>
        <w:tc>
          <w:tcPr>
            <w:tcW w:w="37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78C0" w:rsidRPr="00F578C0" w:rsidRDefault="00F578C0" w:rsidP="00857A2A">
            <w:pPr>
              <w:tabs>
                <w:tab w:val="left" w:pos="902"/>
              </w:tabs>
              <w:spacing w:after="0" w:line="312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</w:pPr>
            <w:r w:rsidRPr="00F578C0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 xml:space="preserve">акцент делается на заучивание и запоминание большого объема информации, </w:t>
            </w:r>
            <w:r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>социальную лояльность, развитие</w:t>
            </w:r>
            <w:r w:rsidRPr="00F578C0">
              <w:rPr>
                <w:rFonts w:ascii="Times New Roman" w:eastAsiaTheme="minorEastAsia" w:hAnsi="Times New Roman"/>
                <w:sz w:val="24"/>
                <w:szCs w:val="24"/>
                <w:lang w:bidi="en-US"/>
              </w:rPr>
              <w:t xml:space="preserve"> навыка «усердного обучения», умению хорошо адаптироваться и работать в коллективе, лояльности учителю. </w:t>
            </w:r>
          </w:p>
          <w:p w:rsidR="00431177" w:rsidRPr="00F578C0" w:rsidRDefault="00431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16FC0">
        <w:trPr>
          <w:trHeight w:val="308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Формы и особенности структурирования информации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Доминанта словесно-аудиального и визуального типа восприятия информации;склонность к абстрагированию и поиску отличий; дедуктивный метод мышления; контекстонезависимость; фреймирование информации – четкая каталогизация и древо знаний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Доминанта аудиального и кинестетического стиля восприятия информации; склонность к  поиску общих черт; индуктивный метод мышления; контекстозависимость; фреймирование информации – полная (не всегда четкая) картина происходящего; использование интуиции и образно-нарративного дискурса</w:t>
            </w:r>
          </w:p>
        </w:tc>
      </w:tr>
      <w:tr w:rsidR="00916FC0">
        <w:trPr>
          <w:trHeight w:val="603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Используемые методы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Эвристический и проблемно-поисковый методы; парадигмы работы с учебной информацией – интерактив, дискуссии, дебаты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Рецептивный и репродуктивный методы; парадигмы работы с учебной информацией – ретрансляция информации</w:t>
            </w:r>
          </w:p>
        </w:tc>
      </w:tr>
      <w:tr w:rsidR="00916FC0">
        <w:trPr>
          <w:trHeight w:val="57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Специфика учебного контента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Интерактивный, мультимедийный, доступный для дополнений и коррекции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основном текстовый контент, как правило, не позволяющий вносить коррективы</w:t>
            </w:r>
          </w:p>
        </w:tc>
      </w:tr>
      <w:tr w:rsidR="00916FC0">
        <w:trPr>
          <w:trHeight w:val="882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Учебный процесс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Интерактивный, центрированный на ученике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Односторонний, центрированный на учителе</w:t>
            </w:r>
          </w:p>
        </w:tc>
      </w:tr>
      <w:tr w:rsidR="00916FC0">
        <w:trPr>
          <w:trHeight w:val="60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Отношение к ошибкам в ходе учебного процесса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«ОК» - ошибки есть естественная часть учебного процесса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«НЕ ОК» - ошибки часто ассоциируются с «потерей лица»</w:t>
            </w:r>
          </w:p>
        </w:tc>
      </w:tr>
      <w:tr w:rsidR="00916FC0">
        <w:trPr>
          <w:trHeight w:val="193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Общие особенности КИМов</w:t>
            </w:r>
          </w:p>
        </w:tc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одной возможности из нескольких или авторская позиция по вопросу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widowControl w:val="0"/>
              <w:spacing w:after="0" w:line="312" w:lineRule="auto"/>
              <w:ind w:left="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Нацелены на ретрансляцию конкретных ответов, практически полное отсутствие заданий, демонстрирующих авторскую позицию и креативность</w:t>
            </w:r>
          </w:p>
        </w:tc>
      </w:tr>
    </w:tbl>
    <w:p w:rsidR="00916FC0" w:rsidRDefault="00C05177" w:rsidP="00857A2A">
      <w:pPr>
        <w:tabs>
          <w:tab w:val="left" w:pos="993"/>
        </w:tabs>
        <w:spacing w:after="0" w:line="312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Таблица 3.3. Общеметодические параметры организации процесса обучения в поликультурной среде</w:t>
      </w:r>
    </w:p>
    <w:p w:rsidR="00916FC0" w:rsidRDefault="00C05177" w:rsidP="00857A2A">
      <w:pPr>
        <w:tabs>
          <w:tab w:val="left" w:pos="993"/>
        </w:tabs>
        <w:spacing w:after="0" w:line="312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Данное решение справедливо не только в процессе очного обучения, но и в процессе смешанного обучения или процесса обучения в поликультурной информационно-образовательной среде.</w:t>
      </w:r>
    </w:p>
    <w:p w:rsidR="00916FC0" w:rsidRDefault="00C05177" w:rsidP="00857A2A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 разделе 3.6. Особенности педагогического дискурса и академического языка разных культурных групп</w:t>
      </w:r>
    </w:p>
    <w:p w:rsidR="00916FC0" w:rsidRDefault="00B048C0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Д</w:t>
      </w:r>
      <w:r w:rsidR="00C05177">
        <w:rPr>
          <w:rFonts w:ascii="Times New Roman" w:hAnsi="Times New Roman"/>
          <w:sz w:val="28"/>
          <w:szCs w:val="28"/>
        </w:rPr>
        <w:t>искурсивные модели</w:t>
      </w:r>
      <w:r>
        <w:rPr>
          <w:rFonts w:ascii="Times New Roman" w:hAnsi="Times New Roman"/>
          <w:sz w:val="28"/>
          <w:szCs w:val="28"/>
        </w:rPr>
        <w:t xml:space="preserve"> в образовательном процессе носят культурно-обусловленный характер</w:t>
      </w:r>
      <w:r w:rsidR="00C05177">
        <w:rPr>
          <w:rFonts w:ascii="Times New Roman" w:hAnsi="Times New Roman"/>
          <w:sz w:val="28"/>
          <w:szCs w:val="28"/>
        </w:rPr>
        <w:t xml:space="preserve">. Во многом причиной этого является то, что в разных культурах  роли преподавателя  и обучающегося воспринимается по разному: в </w:t>
      </w:r>
      <w:r w:rsidR="00C05177">
        <w:rPr>
          <w:rFonts w:ascii="Times New Roman" w:hAnsi="Times New Roman"/>
          <w:i/>
          <w:iCs/>
          <w:sz w:val="28"/>
          <w:szCs w:val="28"/>
        </w:rPr>
        <w:t>восточных культурах</w:t>
      </w:r>
      <w:r w:rsidR="00C05177">
        <w:rPr>
          <w:rFonts w:ascii="Times New Roman" w:hAnsi="Times New Roman"/>
          <w:sz w:val="28"/>
          <w:szCs w:val="28"/>
        </w:rPr>
        <w:t xml:space="preserve">  преподаватель - это «гуру», его педагогический дискурс представляет собой </w:t>
      </w:r>
      <w:r>
        <w:rPr>
          <w:rFonts w:ascii="Times New Roman" w:hAnsi="Times New Roman"/>
          <w:i/>
          <w:iCs/>
          <w:sz w:val="28"/>
          <w:szCs w:val="28"/>
        </w:rPr>
        <w:t xml:space="preserve">нарратив. </w:t>
      </w:r>
      <w:r w:rsidR="00C05177">
        <w:rPr>
          <w:rFonts w:ascii="Times New Roman" w:hAnsi="Times New Roman"/>
          <w:i/>
          <w:iCs/>
          <w:sz w:val="28"/>
          <w:szCs w:val="28"/>
        </w:rPr>
        <w:t>В западных культурах</w:t>
      </w:r>
      <w:r w:rsidR="00C05177">
        <w:rPr>
          <w:rFonts w:ascii="Times New Roman" w:hAnsi="Times New Roman"/>
          <w:sz w:val="28"/>
          <w:szCs w:val="28"/>
        </w:rPr>
        <w:t xml:space="preserve"> преподаватель это скорее </w:t>
      </w:r>
      <w:r w:rsidR="00C05177">
        <w:rPr>
          <w:rFonts w:ascii="Times New Roman" w:hAnsi="Times New Roman"/>
          <w:i/>
          <w:iCs/>
          <w:sz w:val="28"/>
          <w:szCs w:val="28"/>
        </w:rPr>
        <w:t>некое сопровождающее лицо</w:t>
      </w:r>
      <w:r w:rsidR="00C05177">
        <w:rPr>
          <w:rFonts w:ascii="Times New Roman" w:hAnsi="Times New Roman"/>
          <w:sz w:val="28"/>
          <w:szCs w:val="28"/>
        </w:rPr>
        <w:t xml:space="preserve">  - «тьютор» и «коуч», функция которого состоит преимущественно  в том, чтобы  </w:t>
      </w:r>
      <w:r w:rsidR="00C05177">
        <w:rPr>
          <w:rFonts w:ascii="Times New Roman" w:hAnsi="Times New Roman"/>
          <w:i/>
          <w:iCs/>
          <w:sz w:val="28"/>
          <w:szCs w:val="28"/>
        </w:rPr>
        <w:t>направить обучаемого</w:t>
      </w:r>
      <w:r w:rsidR="00C05177">
        <w:rPr>
          <w:rFonts w:ascii="Times New Roman" w:hAnsi="Times New Roman"/>
          <w:sz w:val="28"/>
          <w:szCs w:val="28"/>
        </w:rPr>
        <w:t xml:space="preserve"> в нужное русло и «подвести» его к самостоятельному решению проблем. В педагогическом дискурсе любой культуры  можно выделить цели, ценности, стратегии, подвиды и жанры [Карасик:2002]. В культурах индивидуалисткого типа ценностями будет выражение собственной, персонифицированной позиции. В коллективистких культурах, напротив, в дискурсе должна отражаться гармония с группой, коллективом. Стратегии педагогического дискурса зачастую состоят из коммуникативных интенций, конкретизирующих основную цель социализации человека – объясняющую, оценивающую (оценка учителем предметов и явлений окружающей  действительности так и действий обучающегося), контролирующую, содействующую (поддержка и направление, сопровождение обучаемого), организующую (совместные действия участников педагогической коммуникации, этикетные и директивные ходы, трафаретные формулы  и т.п.). Здесь также следует отметить разницу между индивидуалисткими и коллективисткими культурами, с точки зрения частоты использования дискурсивных стратегий. Организующая, объясняющая стратегии, например, будут чаще всего использоваться в коллективистких культурах, а </w:t>
      </w:r>
      <w:r w:rsidR="00C05177">
        <w:rPr>
          <w:rFonts w:ascii="Times New Roman" w:hAnsi="Times New Roman"/>
          <w:sz w:val="28"/>
          <w:szCs w:val="28"/>
        </w:rPr>
        <w:lastRenderedPageBreak/>
        <w:t xml:space="preserve">содействующая и  контролирующая стратегии в культурах индивидуалисткиго типа. Западная коммуникативная стратегия в образовании строится по следующей модели: сначала ответ, а потом его мотивировка. В восточной культуре наоборот – сначала причины ответа, а потом непосредственно сам ответ. В культурах с высоким индексом индивидуализма большее внимание обращается на содержание сообщения, а контекст в данном случае играет вторичную роль. Как уже было сказано выше, культуры данного типа называют низкоконтекстными, использующими когнитивный стиль обмена информацией. В коллективистких культурах, называемых высококонтекстными, люди склонны предавать чрезмерное значение тому, как было высказано сообщение. Таким образом, можно утверждать, что уровень эмоциональности напрямую зависит от принадлежности к той или иной культуре. </w:t>
      </w:r>
    </w:p>
    <w:p w:rsidR="00916FC0" w:rsidRDefault="00C05177" w:rsidP="00857A2A">
      <w:pPr>
        <w:spacing w:after="0" w:line="312" w:lineRule="auto"/>
        <w:ind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</w:rPr>
        <w:t xml:space="preserve">В разных культурах существуют разные подходы к стилям академического письма. Такие явления как плагиат и цитируемость также неоднозначно интерпретируются. В странах Востока считается нормальным в контексте академического дискурса часто цитировать и ссылаться на авторитеты, более того чрезмерно «авторский» подход отнюдь не поощряется. </w:t>
      </w:r>
      <w:r>
        <w:rPr>
          <w:rFonts w:ascii="Times New Roman" w:eastAsiaTheme="minorEastAsia" w:hAnsi="Times New Roman"/>
          <w:color w:val="000000" w:themeColor="text1"/>
          <w:sz w:val="28"/>
          <w:szCs w:val="28"/>
          <w:lang w:eastAsia="ru-RU"/>
        </w:rPr>
        <w:t xml:space="preserve">В индивидуалистких культурах  наиболее часто встречающийся жанр эссе  нацелен  выражение собственной позиции, подразумевает дискуссионный характер изложения, нередко  подразумевает оспаривание авторитетных точек зрения. 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Прослеживается существенная разница в принципах организации академического текста в разных культурных группах. Нередко отличается структурная организация текста, его  элементы и их последовательность, макро и микроструктура. Критериями качества академического письма в  коллективистких культурах (Китай) считается подражание авторитетам и традиции (подражание стилю мастера).В индивидуалистких культурах критериями качества является выражение собственной позиции, дискуссия с авторитетами. Нормы оформления научных работ неидентичны в разных культурных группах. Разное отношение к «плагиаризму». На востоке частые заимствования, или некая неотличимость от стиля мастера поощряются, в то время, как на Западе считаются неприемлемыми. В поликультурной аудитории необходимо четко прописывать критерии качественного академического письма.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</w:p>
    <w:p w:rsidR="00916FC0" w:rsidRDefault="00916FC0" w:rsidP="00857A2A">
      <w:pPr>
        <w:spacing w:after="0" w:line="312" w:lineRule="auto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344" w:type="dxa"/>
        <w:tblInd w:w="2" w:type="dxa"/>
        <w:tblLayout w:type="fixed"/>
        <w:tblLook w:val="00A0" w:firstRow="1" w:lastRow="0" w:firstColumn="1" w:lastColumn="0" w:noHBand="0" w:noVBand="0"/>
      </w:tblPr>
      <w:tblGrid>
        <w:gridCol w:w="2073"/>
        <w:gridCol w:w="3540"/>
        <w:gridCol w:w="13"/>
        <w:gridCol w:w="3718"/>
      </w:tblGrid>
      <w:tr w:rsidR="00916FC0">
        <w:trPr>
          <w:trHeight w:val="720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Типы культур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Культуры индивидуалисткого типа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Культуры коллективисткого типа</w:t>
            </w:r>
          </w:p>
        </w:tc>
      </w:tr>
      <w:tr w:rsidR="00916FC0">
        <w:trPr>
          <w:trHeight w:val="615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Особенности дискурса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«Низкоконтекстные культуры»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«Высококонтекстные культуры»</w:t>
            </w:r>
          </w:p>
        </w:tc>
      </w:tr>
      <w:tr w:rsidR="00916FC0">
        <w:trPr>
          <w:trHeight w:val="960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Цели и ценности дискурса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Выражение индивидуальности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Максимальное единение с коллективом, сохранение гармонии</w:t>
            </w:r>
          </w:p>
        </w:tc>
      </w:tr>
      <w:tr w:rsidR="00916FC0">
        <w:trPr>
          <w:trHeight w:val="390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Доминирующие жанры дискурса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Дискуссии и дебаты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Нарратив</w:t>
            </w:r>
          </w:p>
        </w:tc>
      </w:tr>
      <w:tr w:rsidR="00916FC0">
        <w:trPr>
          <w:trHeight w:val="2128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Доминирующие эмоциональные параметры дискурса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Содержание сообщения первично, контекст вторичен. Когнитивный стиль обмена информацией. Умеренность, сдержанность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Контекст играет доминирующую роль. Более значим процесс «как говорится», а не «что именно говорится». Избегание дискурсивных конфронтаций.</w:t>
            </w:r>
          </w:p>
        </w:tc>
      </w:tr>
      <w:tr w:rsidR="00916FC0">
        <w:trPr>
          <w:trHeight w:val="1080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Характерные дискурсивные модели</w:t>
            </w:r>
          </w:p>
        </w:tc>
        <w:tc>
          <w:tcPr>
            <w:tcW w:w="3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Линейная аргументация, основанная на фактах. «Факт-факт-факт-заключение» (Индукция)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Разветвленная аргументация.</w:t>
            </w:r>
          </w:p>
          <w:p w:rsidR="00916FC0" w:rsidRDefault="00C05177" w:rsidP="00857A2A">
            <w:pPr>
              <w:spacing w:after="0" w:line="312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«Заключение, оно же доказательство». (Дедукция)</w:t>
            </w:r>
          </w:p>
        </w:tc>
      </w:tr>
      <w:tr w:rsidR="00F15E2E" w:rsidTr="00F15E2E">
        <w:trPr>
          <w:trHeight w:val="530"/>
        </w:trPr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5E2E" w:rsidRDefault="00F15E2E" w:rsidP="00857A2A">
            <w:pPr>
              <w:spacing w:after="0" w:line="312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Особенности академического языка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15E2E" w:rsidRPr="00542ED1" w:rsidRDefault="00542ED1" w:rsidP="00857A2A">
            <w:pPr>
              <w:spacing w:after="0" w:line="312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542ED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индивидуалистких культурах критериями качества является выражение собственной позиции, дискуссия с авторитетами.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15E2E" w:rsidRPr="00CD2ADB" w:rsidRDefault="00CD2ADB" w:rsidP="00857A2A">
            <w:pPr>
              <w:spacing w:after="0" w:line="312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CD2ADB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  <w:lang w:eastAsia="ru-RU"/>
              </w:rPr>
              <w:t>В коллективистких культурах принято писать научные работ ы опираясь  на авторитетные источники, как  правило, отсутствие четко выраженных дискуссий в процессе изложения.</w:t>
            </w:r>
          </w:p>
        </w:tc>
      </w:tr>
    </w:tbl>
    <w:p w:rsidR="00916FC0" w:rsidRDefault="00C05177" w:rsidP="00857A2A">
      <w:pPr>
        <w:spacing w:after="0" w:line="312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Таблица  3.4. Национальные модели дискурсивных стратегий и тактик, используемые в образовательной коммуникации</w:t>
      </w:r>
    </w:p>
    <w:p w:rsidR="00916FC0" w:rsidRDefault="00C05177" w:rsidP="00857A2A">
      <w:pPr>
        <w:tabs>
          <w:tab w:val="center" w:pos="4677"/>
        </w:tabs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Национальные дискурсивные стратегии частично или полностью переходят в формат онлайн коммуникации. </w:t>
      </w:r>
      <w:r>
        <w:rPr>
          <w:rFonts w:ascii="Times New Roman" w:hAnsi="Times New Roman"/>
          <w:sz w:val="28"/>
          <w:szCs w:val="28"/>
        </w:rPr>
        <w:t>Безусловно, понимание национальных дискурсивных моделей поможет сделать учебный процесс в поликультурном контексте более эффективным.</w:t>
      </w:r>
    </w:p>
    <w:p w:rsidR="00916FC0" w:rsidRDefault="00916FC0" w:rsidP="00857A2A">
      <w:pPr>
        <w:spacing w:after="0" w:line="312" w:lineRule="auto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  <w:lang w:eastAsia="ru-RU"/>
        </w:rPr>
      </w:pP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b/>
          <w:color w:val="222222"/>
          <w:sz w:val="28"/>
          <w:szCs w:val="28"/>
          <w:lang w:bidi="en-US"/>
        </w:rPr>
      </w:pPr>
      <w:r>
        <w:rPr>
          <w:rFonts w:ascii="Times New Roman" w:eastAsiaTheme="minorEastAsia" w:hAnsi="Times New Roman"/>
          <w:b/>
          <w:color w:val="222222"/>
          <w:sz w:val="28"/>
          <w:szCs w:val="28"/>
          <w:lang w:bidi="en-US"/>
        </w:rPr>
        <w:t>В разделе</w:t>
      </w:r>
      <w:r>
        <w:rPr>
          <w:rFonts w:ascii="Times New Roman" w:eastAsiaTheme="minorEastAsia" w:hAnsi="Times New Roman"/>
          <w:color w:val="222222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b/>
          <w:color w:val="222222"/>
          <w:sz w:val="28"/>
          <w:szCs w:val="28"/>
          <w:lang w:bidi="en-US"/>
        </w:rPr>
        <w:t>3.7. Диагностика индивидуально-психологических пар</w:t>
      </w:r>
      <w:r w:rsidR="000D34ED">
        <w:rPr>
          <w:rFonts w:ascii="Times New Roman" w:eastAsiaTheme="minorEastAsia" w:hAnsi="Times New Roman"/>
          <w:b/>
          <w:color w:val="222222"/>
          <w:sz w:val="28"/>
          <w:szCs w:val="28"/>
          <w:lang w:bidi="en-US"/>
        </w:rPr>
        <w:t>аметров личности по методу видеокомпьютерной психокоррекции</w:t>
      </w:r>
    </w:p>
    <w:p w:rsidR="00916FC0" w:rsidRDefault="00C05177" w:rsidP="00857A2A">
      <w:pPr>
        <w:spacing w:after="0" w:line="312" w:lineRule="auto"/>
        <w:jc w:val="both"/>
        <w:rPr>
          <w:rFonts w:ascii="Times New Roman" w:eastAsiaTheme="minorEastAsia" w:hAnsi="Times New Roman"/>
          <w:color w:val="222222"/>
          <w:sz w:val="28"/>
          <w:szCs w:val="28"/>
          <w:lang w:bidi="en-US"/>
        </w:rPr>
      </w:pPr>
      <w:r>
        <w:rPr>
          <w:rFonts w:ascii="Times New Roman" w:eastAsiaTheme="minorEastAsia" w:hAnsi="Times New Roman"/>
          <w:color w:val="222222"/>
          <w:sz w:val="28"/>
          <w:szCs w:val="28"/>
          <w:lang w:bidi="en-US"/>
        </w:rPr>
        <w:t xml:space="preserve">   В образовательном процессе необходимо помимо культурной специфики обучающихся учитывать и индивидуально психологические особенности.</w:t>
      </w:r>
    </w:p>
    <w:p w:rsidR="00916FC0" w:rsidRDefault="00C05177" w:rsidP="00857A2A">
      <w:pPr>
        <w:spacing w:after="0" w:line="312" w:lineRule="auto"/>
        <w:ind w:firstLine="227"/>
        <w:jc w:val="both"/>
        <w:textAlignment w:val="baseline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Для описания индивидуально-психологических параметров личности используется метод Видеокомпьютерной психокоррекции (ВКП) по А.Ануашвили (метод разработан в ИПУ РАН), позволяющий точно и быстро определить психоэмоциональное состояние человека на данный момент и его психотип. </w:t>
      </w:r>
    </w:p>
    <w:p w:rsidR="00916FC0" w:rsidRDefault="00C05177" w:rsidP="00857A2A">
      <w:pPr>
        <w:spacing w:after="0" w:line="312" w:lineRule="auto"/>
        <w:ind w:firstLine="227"/>
        <w:jc w:val="both"/>
        <w:textAlignment w:val="baseline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Данный метод основан на определении функциональной асимметрии полушарий головного мозга. Установлена связь между колебательными процессами в мозге и психологическим типом человека. Установлено, что психологический тип человека меняется в зависимости от согласованности (когерентности) колебательных процессов между полушариями и доминирования одного из полушарий. Путем измерения этих двух параметров мозга определяется его психологическое состояние.</w:t>
      </w:r>
    </w:p>
    <w:p w:rsidR="00916FC0" w:rsidRDefault="00C05177" w:rsidP="00857A2A">
      <w:pPr>
        <w:spacing w:after="0" w:line="312" w:lineRule="auto"/>
        <w:ind w:firstLine="708"/>
        <w:jc w:val="both"/>
        <w:textAlignment w:val="baseline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Также метод ВКП позволяет быстро определить предрасположенность ученика к различным видам деятельности, стиль обучения, возможные затруднения в процессе обучения и коммуникации.</w:t>
      </w:r>
    </w:p>
    <w:p w:rsidR="00916FC0" w:rsidRDefault="00C05177" w:rsidP="00857A2A">
      <w:pPr>
        <w:spacing w:after="0" w:line="312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В поликультурной среде для установления и сохранения эффективного взаимодействия, метод ВКП может оказать существенную помощь при диагностике личности, так как он может быть применен для всех без учета расовой принадлежности и пола. Данный метод возможно автоматизировать. В таком случае и студент будут получать необходимую информацию о своем психоэмоциональном статусе и психологических характеристиках, рекомендации по профилактике и устранению возможных или реальных затруднений. Преподаватель будет иметь возможность видеть характеристики ученика, возможные сложности и затруднения в учебном процессе и получать рекомендации по стилю преподавания.</w:t>
      </w:r>
    </w:p>
    <w:p w:rsidR="00916FC0" w:rsidRPr="00D16909" w:rsidRDefault="00C05177" w:rsidP="00857A2A">
      <w:pPr>
        <w:spacing w:after="0" w:line="312" w:lineRule="auto"/>
        <w:ind w:firstLine="851"/>
        <w:jc w:val="both"/>
        <w:rPr>
          <w:rFonts w:ascii="Times New Roman" w:eastAsiaTheme="minorEastAsia" w:hAnsi="Times New Roman"/>
          <w:b/>
          <w:sz w:val="28"/>
          <w:szCs w:val="28"/>
          <w:lang w:bidi="en-US"/>
        </w:rPr>
      </w:pPr>
      <w:r w:rsidRPr="00D16909">
        <w:rPr>
          <w:rFonts w:ascii="Times New Roman" w:eastAsiaTheme="minorEastAsia" w:hAnsi="Times New Roman"/>
          <w:b/>
          <w:sz w:val="28"/>
          <w:szCs w:val="28"/>
          <w:lang w:bidi="en-US"/>
        </w:rPr>
        <w:t>В разделе 3.8. Стили обучения и стили преподавания в разных культурных группах</w:t>
      </w:r>
    </w:p>
    <w:p w:rsidR="00916FC0" w:rsidRPr="00D16909" w:rsidRDefault="00C05177" w:rsidP="00857A2A">
      <w:pPr>
        <w:spacing w:after="0" w:line="312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>В соответствии с культурно-когнитивными и индивидуально-психологическими характеристиками обучающегося возможно построи</w:t>
      </w:r>
      <w:r w:rsidR="005D76E4" w:rsidRPr="00D16909">
        <w:rPr>
          <w:rFonts w:ascii="Times New Roman" w:eastAsiaTheme="minorEastAsia" w:hAnsi="Times New Roman"/>
          <w:sz w:val="28"/>
          <w:szCs w:val="28"/>
          <w:lang w:bidi="en-US"/>
        </w:rPr>
        <w:t>ть модель ученика с релевантным его психотипу и культурно-когнитивному типу</w:t>
      </w: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 xml:space="preserve"> стилем обучения. Под стилем обучения, согласно определению Д. Колба понимается некий привычный человеку способ обучения и освоения нового материала.</w:t>
      </w:r>
      <w:r w:rsidRPr="00D16909">
        <w:rPr>
          <w:rFonts w:ascii="Times New Roman" w:eastAsiaTheme="minorEastAsia" w:hAnsi="Times New Roman"/>
          <w:color w:val="222222"/>
          <w:sz w:val="28"/>
          <w:szCs w:val="28"/>
          <w:lang w:bidi="en-US"/>
        </w:rPr>
        <w:t xml:space="preserve"> Культурно-когнитивные стили и индивидуально личностные параметры обуславливают специфику образовательной коммуникации и работу с учебной информацией, релевантные для ученика стили преподавания, </w:t>
      </w:r>
      <w:r w:rsidRPr="00D16909">
        <w:rPr>
          <w:rFonts w:ascii="Times New Roman" w:eastAsiaTheme="minorEastAsia" w:hAnsi="Times New Roman"/>
          <w:color w:val="222222"/>
          <w:sz w:val="28"/>
          <w:szCs w:val="28"/>
          <w:lang w:bidi="en-US"/>
        </w:rPr>
        <w:lastRenderedPageBreak/>
        <w:t>образовательный дискурс, методы преподавания, особенности контрольно-измерительных материалов, специфику академического письма.</w:t>
      </w: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  <w:r w:rsidR="000B59DC">
        <w:rPr>
          <w:rFonts w:ascii="Times New Roman" w:eastAsiaTheme="minorEastAsia" w:hAnsi="Times New Roman"/>
          <w:sz w:val="28"/>
          <w:szCs w:val="28"/>
          <w:lang w:bidi="en-US"/>
        </w:rPr>
        <w:t xml:space="preserve">Во многом стиль обучения будет обусловлен стилем мышления. </w:t>
      </w:r>
      <w:r w:rsidRPr="00D16909">
        <w:rPr>
          <w:rFonts w:ascii="Times New Roman" w:eastAsia="Times New Roman" w:hAnsi="Times New Roman"/>
          <w:sz w:val="28"/>
          <w:szCs w:val="28"/>
        </w:rPr>
        <w:t xml:space="preserve">Стиль мышления как культурная категория - способность к переработке информации и принятию решений, обусловленный влиянием среды и культуры, в контексте которой находится индивид. </w:t>
      </w: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 xml:space="preserve">Поблематика стилей обучения рассматривалась в работах </w:t>
      </w:r>
      <w:r w:rsidR="000B59DC">
        <w:rPr>
          <w:rFonts w:ascii="Times New Roman" w:eastAsiaTheme="minorEastAsia" w:hAnsi="Times New Roman"/>
          <w:sz w:val="28"/>
          <w:szCs w:val="28"/>
          <w:lang w:bidi="en-US"/>
        </w:rPr>
        <w:t>Х. Гарднера, Д. Колба, Д. Гриндера и др</w:t>
      </w: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 xml:space="preserve">. Опираясь на данные исследования можно описать стили обучения, характерные для представителей разных культур. </w:t>
      </w:r>
      <w:r w:rsidRPr="00D16909">
        <w:rPr>
          <w:rFonts w:ascii="Times New Roman" w:hAnsi="Times New Roman"/>
          <w:sz w:val="28"/>
          <w:szCs w:val="28"/>
        </w:rPr>
        <w:t>Зарубежные исследователи, занимающиеся осмыслением проблематики особенностей стиля обучения в большинстве опираются на концепции Х. Гарднера (теория множественного интеллекта), Д. Гриндера (модальности восприятия), Д. Колба, Г. Хофстеде и др. В настоящее время существует весьма большое количество данных стилей, каждый из которых отличается от других своеобразными характеристиками и параметрами, которые присущи и характерны для определенного общества.</w:t>
      </w:r>
    </w:p>
    <w:p w:rsidR="00916FC0" w:rsidRPr="00D16909" w:rsidRDefault="00C05177" w:rsidP="00C7792E">
      <w:pPr>
        <w:spacing w:after="0" w:line="312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>Во всем многообразии</w:t>
      </w:r>
      <w:r w:rsidR="000B59DC">
        <w:rPr>
          <w:rFonts w:ascii="Times New Roman" w:hAnsi="Times New Roman"/>
          <w:b/>
          <w:sz w:val="28"/>
          <w:szCs w:val="28"/>
        </w:rPr>
        <w:t xml:space="preserve"> стилей обучения </w:t>
      </w:r>
      <w:r w:rsidR="000B59DC" w:rsidRPr="000B59DC">
        <w:rPr>
          <w:rFonts w:ascii="Times New Roman" w:hAnsi="Times New Roman"/>
          <w:sz w:val="28"/>
          <w:szCs w:val="28"/>
        </w:rPr>
        <w:t>целесообразно</w:t>
      </w:r>
      <w:r w:rsidRPr="00D16909">
        <w:rPr>
          <w:rFonts w:ascii="Times New Roman" w:hAnsi="Times New Roman"/>
          <w:sz w:val="28"/>
          <w:szCs w:val="28"/>
        </w:rPr>
        <w:t xml:space="preserve"> выделить следующие:</w:t>
      </w:r>
      <w:r w:rsidR="00C7792E">
        <w:rPr>
          <w:rFonts w:ascii="Times New Roman" w:hAnsi="Times New Roman"/>
          <w:sz w:val="28"/>
          <w:szCs w:val="28"/>
        </w:rPr>
        <w:t xml:space="preserve"> п</w:t>
      </w:r>
      <w:r w:rsidRPr="00D16909">
        <w:rPr>
          <w:rFonts w:ascii="Times New Roman" w:hAnsi="Times New Roman"/>
          <w:sz w:val="28"/>
          <w:szCs w:val="28"/>
        </w:rPr>
        <w:t xml:space="preserve">олезависимый </w:t>
      </w:r>
      <w:r w:rsidR="000D782E" w:rsidRPr="00D16909">
        <w:rPr>
          <w:rFonts w:ascii="Times New Roman" w:hAnsi="Times New Roman"/>
          <w:sz w:val="28"/>
          <w:szCs w:val="28"/>
        </w:rPr>
        <w:t>– поленезависимый</w:t>
      </w:r>
      <w:r w:rsidRPr="00D16909">
        <w:rPr>
          <w:rFonts w:ascii="Times New Roman" w:hAnsi="Times New Roman"/>
          <w:sz w:val="28"/>
          <w:szCs w:val="28"/>
        </w:rPr>
        <w:t>;</w:t>
      </w:r>
      <w:r w:rsidR="00C7792E">
        <w:rPr>
          <w:rFonts w:ascii="Times New Roman" w:hAnsi="Times New Roman"/>
          <w:sz w:val="28"/>
          <w:szCs w:val="28"/>
        </w:rPr>
        <w:t xml:space="preserve"> ц</w:t>
      </w:r>
      <w:r w:rsidRPr="00D16909">
        <w:rPr>
          <w:rFonts w:ascii="Times New Roman" w:hAnsi="Times New Roman"/>
          <w:sz w:val="28"/>
          <w:szCs w:val="28"/>
        </w:rPr>
        <w:t>ентрированный на учителе – центрированный на ученике;</w:t>
      </w:r>
      <w:r w:rsidR="00C7792E">
        <w:rPr>
          <w:rFonts w:ascii="Times New Roman" w:hAnsi="Times New Roman"/>
          <w:sz w:val="28"/>
          <w:szCs w:val="28"/>
        </w:rPr>
        <w:t xml:space="preserve"> а</w:t>
      </w:r>
      <w:r w:rsidRPr="00D16909">
        <w:rPr>
          <w:rFonts w:ascii="Times New Roman" w:hAnsi="Times New Roman"/>
          <w:sz w:val="28"/>
          <w:szCs w:val="28"/>
        </w:rPr>
        <w:t>налитический – холистический (правополушарный- левополушарный);</w:t>
      </w:r>
      <w:r w:rsidR="00C7792E">
        <w:rPr>
          <w:rFonts w:ascii="Times New Roman" w:hAnsi="Times New Roman"/>
          <w:sz w:val="28"/>
          <w:szCs w:val="28"/>
        </w:rPr>
        <w:t>т</w:t>
      </w:r>
      <w:r w:rsidRPr="00D16909">
        <w:rPr>
          <w:rFonts w:ascii="Times New Roman" w:hAnsi="Times New Roman"/>
          <w:sz w:val="28"/>
          <w:szCs w:val="28"/>
        </w:rPr>
        <w:t>еоретико-ориентированнный – практико-ориентированнный;</w:t>
      </w:r>
      <w:r w:rsidR="00C7792E">
        <w:rPr>
          <w:rFonts w:ascii="Times New Roman" w:hAnsi="Times New Roman"/>
          <w:sz w:val="28"/>
          <w:szCs w:val="28"/>
        </w:rPr>
        <w:t xml:space="preserve"> д</w:t>
      </w:r>
      <w:r w:rsidRPr="00D16909">
        <w:rPr>
          <w:rFonts w:ascii="Times New Roman" w:hAnsi="Times New Roman"/>
          <w:sz w:val="28"/>
          <w:szCs w:val="28"/>
        </w:rPr>
        <w:t>ивергентный, ассимилятивный, конвергентный, аккомодативный (Д. Колб);</w:t>
      </w:r>
    </w:p>
    <w:p w:rsidR="00916FC0" w:rsidRPr="00D16909" w:rsidRDefault="00C05177" w:rsidP="00857A2A">
      <w:pPr>
        <w:spacing w:after="0" w:line="312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 xml:space="preserve">Полезависимый («Field-dependent») стиль характерен для </w:t>
      </w:r>
      <w:r w:rsidR="000B59DC">
        <w:rPr>
          <w:rFonts w:ascii="Times New Roman" w:hAnsi="Times New Roman"/>
          <w:sz w:val="28"/>
          <w:szCs w:val="28"/>
        </w:rPr>
        <w:t xml:space="preserve">большинства коллективистких </w:t>
      </w:r>
      <w:r w:rsidRPr="00D16909">
        <w:rPr>
          <w:rFonts w:ascii="Times New Roman" w:hAnsi="Times New Roman"/>
          <w:sz w:val="28"/>
          <w:szCs w:val="28"/>
        </w:rPr>
        <w:t xml:space="preserve"> культур (Китай). Китайские студенты для того, чтобы стать полноценными членами общества учатся лояльности работе в команде, зависят от окружения, от поля. Поленезависимый («</w:t>
      </w:r>
      <w:r w:rsidRPr="00D16909">
        <w:rPr>
          <w:rFonts w:ascii="Times New Roman" w:hAnsi="Times New Roman"/>
          <w:sz w:val="28"/>
          <w:szCs w:val="28"/>
          <w:lang w:val="en-US"/>
        </w:rPr>
        <w:t>field</w:t>
      </w:r>
      <w:r w:rsidRPr="00D16909">
        <w:rPr>
          <w:rFonts w:ascii="Times New Roman" w:hAnsi="Times New Roman"/>
          <w:sz w:val="28"/>
          <w:szCs w:val="28"/>
        </w:rPr>
        <w:t>-</w:t>
      </w:r>
      <w:r w:rsidRPr="00D16909">
        <w:rPr>
          <w:rFonts w:ascii="Times New Roman" w:hAnsi="Times New Roman"/>
          <w:sz w:val="28"/>
          <w:szCs w:val="28"/>
          <w:lang w:val="en-US"/>
        </w:rPr>
        <w:t>independent</w:t>
      </w:r>
      <w:r w:rsidR="000B59DC">
        <w:rPr>
          <w:rFonts w:ascii="Times New Roman" w:hAnsi="Times New Roman"/>
          <w:sz w:val="28"/>
          <w:szCs w:val="28"/>
        </w:rPr>
        <w:t>») стиль присущ, для индивидуалистких культур</w:t>
      </w:r>
      <w:r w:rsidRPr="00D16909">
        <w:rPr>
          <w:rFonts w:ascii="Times New Roman" w:hAnsi="Times New Roman"/>
          <w:sz w:val="28"/>
          <w:szCs w:val="28"/>
        </w:rPr>
        <w:t>. Образование в индивидуалистких направлено, в первую очередь, исключительно на развитие индивидуальности, а именно, развитие аналитического мышления, способности анализировать сразу несколько точек зрения, то есть, критического мышления и т.д., то есть, на отсутствие какой-либо зависимости от их окружения.</w:t>
      </w:r>
    </w:p>
    <w:p w:rsidR="00916FC0" w:rsidRPr="00D16909" w:rsidRDefault="00C05177" w:rsidP="00857A2A">
      <w:pPr>
        <w:spacing w:after="0" w:line="312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 xml:space="preserve">Также стоит отметить еще два стиля – ориентированный на учителя «Teacher-centered» (характрен для </w:t>
      </w:r>
      <w:r w:rsidR="004C6DA7">
        <w:rPr>
          <w:rFonts w:ascii="Times New Roman" w:hAnsi="Times New Roman"/>
          <w:sz w:val="28"/>
          <w:szCs w:val="28"/>
        </w:rPr>
        <w:t xml:space="preserve">коллективистких </w:t>
      </w:r>
      <w:r w:rsidRPr="00D16909">
        <w:rPr>
          <w:rFonts w:ascii="Times New Roman" w:hAnsi="Times New Roman"/>
          <w:sz w:val="28"/>
          <w:szCs w:val="28"/>
        </w:rPr>
        <w:t>полезависимых культур) и ориентированный</w:t>
      </w:r>
      <w:r w:rsidRPr="00D16909">
        <w:rPr>
          <w:rFonts w:ascii="Times New Roman" w:hAnsi="Times New Roman"/>
          <w:sz w:val="28"/>
          <w:szCs w:val="28"/>
        </w:rPr>
        <w:tab/>
        <w:t>на студента «</w:t>
      </w:r>
      <w:r w:rsidRPr="00D16909">
        <w:rPr>
          <w:rFonts w:ascii="Times New Roman" w:hAnsi="Times New Roman"/>
          <w:sz w:val="28"/>
          <w:szCs w:val="28"/>
          <w:lang w:val="en-US"/>
        </w:rPr>
        <w:t>Student</w:t>
      </w:r>
      <w:r w:rsidRPr="00D16909">
        <w:rPr>
          <w:rFonts w:ascii="Times New Roman" w:hAnsi="Times New Roman"/>
          <w:sz w:val="28"/>
          <w:szCs w:val="28"/>
        </w:rPr>
        <w:t xml:space="preserve">-centered» (характерен для </w:t>
      </w:r>
      <w:r w:rsidR="004C6DA7">
        <w:rPr>
          <w:rFonts w:ascii="Times New Roman" w:hAnsi="Times New Roman"/>
          <w:sz w:val="28"/>
          <w:szCs w:val="28"/>
        </w:rPr>
        <w:t xml:space="preserve">индивидуалистких </w:t>
      </w:r>
      <w:r w:rsidRPr="00D16909">
        <w:rPr>
          <w:rFonts w:ascii="Times New Roman" w:hAnsi="Times New Roman"/>
          <w:sz w:val="28"/>
          <w:szCs w:val="28"/>
        </w:rPr>
        <w:t xml:space="preserve">поленезависимых культур). В первом случае упор идет именно на то, что учитель является основным «передатчиком» информации, </w:t>
      </w:r>
      <w:r w:rsidRPr="00D16909">
        <w:rPr>
          <w:rFonts w:ascii="Times New Roman" w:hAnsi="Times New Roman"/>
          <w:sz w:val="28"/>
          <w:szCs w:val="28"/>
        </w:rPr>
        <w:lastRenderedPageBreak/>
        <w:t xml:space="preserve">то есть, ученики/студенты получают новые знания от учителя. Он преимущественно характерен для традиционных (восточных) культур.  Во втором же случае, важно, чтобы учащийся сам получал новые знания, сам являлся исследователем, решал какие-либо проблемы, возникшие в процессе обучения. Здесь учитель выступает исключительно как помощник – то есть, он не вмешивается в учебный процесс, а изредка лишь направляет учащихся (Западные культуры). Дихотомия аналитического-холистического; правополушарного и левополушарного стилей также обусловлена влиянием культурной эпистемологии. Также к учебным стилям можно отнести теоретико-ориентированный и проблемно-ориентированный. В первом случаеидет упор на заучивание теории, второй  направлен на решение конкретных проблем. </w:t>
      </w:r>
    </w:p>
    <w:p w:rsidR="00916FC0" w:rsidRPr="00D16909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 xml:space="preserve">  </w:t>
      </w:r>
      <w:r w:rsidRPr="00D16909">
        <w:rPr>
          <w:rFonts w:ascii="Times New Roman" w:hAnsi="Times New Roman"/>
          <w:bCs/>
          <w:color w:val="231F20"/>
          <w:sz w:val="28"/>
          <w:szCs w:val="28"/>
        </w:rPr>
        <w:t>К. Бармейер</w:t>
      </w:r>
      <w:r w:rsidRPr="00D16909">
        <w:rPr>
          <w:rFonts w:ascii="Times New Roman" w:hAnsi="Times New Roman"/>
          <w:sz w:val="28"/>
          <w:szCs w:val="28"/>
        </w:rPr>
        <w:t xml:space="preserve"> рассматривая «столкновение» стилей обучения в кросс-культурном контексте, опирается на концепцию Г. Хофстеде, в которой говорится, что культура во многом определяет наше мышление и поведенческие паттерны, также она влияет на стили обучения, связанные с восприятием, переработкой информации, принятием решений и т.п. До сих пор мы в основном говорили о стиле обучения, применимо к обучающимся. Однако, небезынтересно было бы рассмотреть и стили преподавания. Безусловно, стиль преподавания является культурно-детерминируемым, однако здесь велика роль и индивидуального, личностного воздействия. </w:t>
      </w:r>
    </w:p>
    <w:p w:rsidR="00916FC0" w:rsidRPr="00D16909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 xml:space="preserve">Студенто-центрированный стиль преподавания будет распространен в США, в то время как стиль преподавания, ориентированный на совместные планы и действия будет иметь место в Китае. Например, </w:t>
      </w:r>
      <w:r w:rsidR="000D782E" w:rsidRPr="00D16909">
        <w:rPr>
          <w:rFonts w:ascii="Times New Roman" w:hAnsi="Times New Roman"/>
          <w:sz w:val="28"/>
          <w:szCs w:val="28"/>
        </w:rPr>
        <w:t xml:space="preserve">западные </w:t>
      </w:r>
      <w:r w:rsidRPr="00D16909">
        <w:rPr>
          <w:rFonts w:ascii="Times New Roman" w:hAnsi="Times New Roman"/>
          <w:sz w:val="28"/>
          <w:szCs w:val="28"/>
        </w:rPr>
        <w:t xml:space="preserve">преподаватели предпочитают независимый, интерактивный, «авторский», эвристический стиль работы со студентами, всячески поощряя конкуренцию среди них. </w:t>
      </w:r>
      <w:r w:rsidR="000D782E" w:rsidRPr="00D16909">
        <w:rPr>
          <w:rFonts w:ascii="Times New Roman" w:hAnsi="Times New Roman"/>
          <w:sz w:val="28"/>
          <w:szCs w:val="28"/>
        </w:rPr>
        <w:t xml:space="preserve">Восточный стиль преподавания подразумевает </w:t>
      </w:r>
      <w:r w:rsidRPr="00D16909">
        <w:rPr>
          <w:rFonts w:ascii="Times New Roman" w:hAnsi="Times New Roman"/>
          <w:sz w:val="28"/>
          <w:szCs w:val="28"/>
        </w:rPr>
        <w:t xml:space="preserve">  погружение в авторитетные источники информации, системность, групповую работу, лишенную соревновательного характера, а, напротив, с элементами поддержки. Представители этих культур больше любят устные задания, содержащие социальный контекст</w:t>
      </w:r>
    </w:p>
    <w:p w:rsidR="00916FC0" w:rsidRPr="00D16909" w:rsidRDefault="00C05177" w:rsidP="00857A2A">
      <w:pPr>
        <w:spacing w:after="0" w:line="312" w:lineRule="auto"/>
        <w:jc w:val="both"/>
        <w:rPr>
          <w:rFonts w:ascii="Times New Roman" w:hAnsi="Times New Roman"/>
          <w:color w:val="222222"/>
          <w:sz w:val="28"/>
          <w:szCs w:val="28"/>
        </w:rPr>
      </w:pPr>
      <w:r w:rsidRPr="00D16909">
        <w:rPr>
          <w:rFonts w:ascii="Times New Roman" w:hAnsi="Times New Roman"/>
          <w:color w:val="222222"/>
          <w:sz w:val="28"/>
          <w:szCs w:val="28"/>
        </w:rPr>
        <w:t xml:space="preserve">Разнообразие стилей обучения происходит не только в рамках между культурами, но и, естественно, в рамках одной культуры. Это обуславливается темпераментом, спецификой восприятия, переработки информации, гендерной принадлежностью, предыдущей подготовкой обучающихся и т.п. </w:t>
      </w:r>
    </w:p>
    <w:p w:rsidR="00916FC0" w:rsidRPr="00D16909" w:rsidRDefault="00C05177" w:rsidP="00857A2A">
      <w:pPr>
        <w:spacing w:after="0" w:line="312" w:lineRule="auto"/>
        <w:jc w:val="both"/>
        <w:rPr>
          <w:rFonts w:ascii="Times New Roman" w:hAnsi="Times New Roman"/>
          <w:color w:val="222222"/>
          <w:sz w:val="28"/>
          <w:szCs w:val="28"/>
        </w:rPr>
      </w:pPr>
      <w:r w:rsidRPr="00D16909">
        <w:rPr>
          <w:rFonts w:ascii="Times New Roman" w:hAnsi="Times New Roman"/>
          <w:color w:val="222222"/>
          <w:sz w:val="28"/>
          <w:szCs w:val="28"/>
        </w:rPr>
        <w:lastRenderedPageBreak/>
        <w:t xml:space="preserve">В процессе обучения могут использоваться и комбинироваться разные стили обучения и стили преподавания в зависимости от задач и контекста. Преподаватель может получать рекомендации по использованию того или иного стиля обучения от системы. Безусловно, знание культурных особенностей обучения позволит  оптимизировать процесс обучения в поликультурной ИОС  кросс-культурной среде. Предполагается, что ИОС будет учитывать культурно-когнитивные, индивидуально-личностные и компетентностные параметры обучающегося и выстраивать учебный процесс с учетом характерного для него стиля обучения. </w:t>
      </w:r>
    </w:p>
    <w:p w:rsidR="00916FC0" w:rsidRPr="00D1690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:rsidR="00916FC0" w:rsidRPr="00D1690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916FC0" w:rsidP="00857A2A">
      <w:pPr>
        <w:spacing w:after="0" w:line="312" w:lineRule="auto"/>
        <w:jc w:val="both"/>
        <w:rPr>
          <w:rFonts w:ascii="Times New Roman" w:eastAsia="Times New Roman" w:hAnsi="Times New Roman"/>
          <w:sz w:val="28"/>
          <w:szCs w:val="28"/>
          <w:highlight w:val="yellow"/>
        </w:rPr>
      </w:pPr>
    </w:p>
    <w:p w:rsidR="00916FC0" w:rsidRPr="008A1E79" w:rsidRDefault="00C05177" w:rsidP="00857A2A">
      <w:pPr>
        <w:spacing w:after="0" w:line="312" w:lineRule="auto"/>
        <w:jc w:val="both"/>
        <w:rPr>
          <w:rFonts w:ascii="Times New Roman" w:hAnsi="Times New Roman"/>
          <w:sz w:val="18"/>
          <w:szCs w:val="18"/>
          <w:highlight w:val="yellow"/>
        </w:rPr>
      </w:pPr>
      <w:r w:rsidRPr="008A1E79">
        <w:rPr>
          <w:rFonts w:ascii="Times New Roman" w:hAnsi="Times New Roman"/>
          <w:sz w:val="28"/>
          <w:szCs w:val="28"/>
          <w:highlight w:val="yellow"/>
        </w:rPr>
        <w:t xml:space="preserve">   </w:t>
      </w:r>
    </w:p>
    <w:p w:rsidR="00916FC0" w:rsidRPr="00D16909" w:rsidRDefault="00C05177" w:rsidP="00857A2A">
      <w:pPr>
        <w:spacing w:after="0" w:line="312" w:lineRule="auto"/>
        <w:jc w:val="both"/>
        <w:rPr>
          <w:rFonts w:ascii="Times New Roman" w:hAnsi="Times New Roman"/>
          <w:b/>
          <w:sz w:val="28"/>
          <w:szCs w:val="28"/>
          <w:lang w:bidi="en-US"/>
        </w:rPr>
      </w:pPr>
      <w:r w:rsidRPr="00D16909">
        <w:rPr>
          <w:noProof/>
          <w:lang w:eastAsia="ru-RU"/>
        </w:rPr>
        <w:lastRenderedPageBreak/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306070</wp:posOffset>
            </wp:positionH>
            <wp:positionV relativeFrom="paragraph">
              <wp:posOffset>116840</wp:posOffset>
            </wp:positionV>
            <wp:extent cx="5327650" cy="4321810"/>
            <wp:effectExtent l="0" t="0" r="0" b="0"/>
            <wp:wrapTopAndBottom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432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782E" w:rsidRPr="00D16909">
        <w:rPr>
          <w:rFonts w:ascii="Times New Roman" w:hAnsi="Times New Roman"/>
          <w:b/>
          <w:sz w:val="28"/>
          <w:szCs w:val="28"/>
          <w:lang w:bidi="en-US"/>
        </w:rPr>
        <w:t>Рис. 3.1</w:t>
      </w:r>
      <w:r w:rsidRPr="00D16909">
        <w:rPr>
          <w:rFonts w:ascii="Times New Roman" w:hAnsi="Times New Roman"/>
          <w:b/>
          <w:sz w:val="28"/>
          <w:szCs w:val="28"/>
          <w:lang w:bidi="en-US"/>
        </w:rPr>
        <w:t xml:space="preserve">. </w:t>
      </w:r>
      <w:r w:rsidRPr="00D16909">
        <w:rPr>
          <w:rFonts w:ascii="Times New Roman" w:hAnsi="Times New Roman"/>
          <w:b/>
          <w:sz w:val="24"/>
          <w:szCs w:val="24"/>
        </w:rPr>
        <w:t xml:space="preserve">Культурно-специфичная  составляющая учебного процесса, обуславливающая стили преподавания и стили обучения </w:t>
      </w:r>
    </w:p>
    <w:p w:rsidR="000D782E" w:rsidRPr="00D16909" w:rsidRDefault="00C05177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bidi="en-US"/>
        </w:rPr>
      </w:pPr>
      <w:r w:rsidRPr="00D16909">
        <w:rPr>
          <w:rFonts w:ascii="Times New Roman" w:eastAsia="Times New Roman" w:hAnsi="Times New Roman"/>
          <w:sz w:val="28"/>
          <w:szCs w:val="28"/>
        </w:rPr>
        <w:t xml:space="preserve">      </w:t>
      </w:r>
      <w:r w:rsidRPr="00D16909">
        <w:rPr>
          <w:rFonts w:ascii="Times New Roman" w:hAnsi="Times New Roman"/>
          <w:sz w:val="28"/>
          <w:szCs w:val="28"/>
          <w:lang w:bidi="en-US"/>
        </w:rPr>
        <w:t xml:space="preserve">Диагностика культурно-когнитивного и индивидуально-психологического профилей личности позволяет построить модель ученика и определить оптимальный стиль обучения. </w:t>
      </w:r>
      <w:r w:rsidR="00A8561A" w:rsidRPr="00D16909">
        <w:rPr>
          <w:rFonts w:ascii="Times New Roman" w:hAnsi="Times New Roman"/>
          <w:sz w:val="28"/>
          <w:szCs w:val="28"/>
          <w:lang w:bidi="en-US"/>
        </w:rPr>
        <w:t xml:space="preserve">Однако, следует учесть, что в процессе обучения стиль обучения и соответственно стиль преподавания будет меняться в зависимости от уровня и качества решаемых задач. Данные о параметрах учеников и релевантных стилях  могут храниться в базе ИОС. </w:t>
      </w:r>
    </w:p>
    <w:tbl>
      <w:tblPr>
        <w:tblW w:w="0" w:type="auto"/>
        <w:tblInd w:w="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0"/>
        <w:gridCol w:w="90"/>
        <w:gridCol w:w="4410"/>
      </w:tblGrid>
      <w:tr w:rsidR="000D782E" w:rsidRPr="00D16909" w:rsidTr="000D782E">
        <w:trPr>
          <w:trHeight w:val="387"/>
        </w:trPr>
        <w:tc>
          <w:tcPr>
            <w:tcW w:w="4110" w:type="dxa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   Коллективисткие культуры</w:t>
            </w:r>
            <w:r w:rsidR="000D782E"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 </w:t>
            </w:r>
          </w:p>
        </w:tc>
        <w:tc>
          <w:tcPr>
            <w:tcW w:w="4500" w:type="dxa"/>
            <w:gridSpan w:val="2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      Индивидуалисткие культуры</w:t>
            </w:r>
          </w:p>
        </w:tc>
      </w:tr>
      <w:tr w:rsidR="000D782E" w:rsidRPr="00D16909" w:rsidTr="000D782E">
        <w:trPr>
          <w:trHeight w:val="330"/>
        </w:trPr>
        <w:tc>
          <w:tcPr>
            <w:tcW w:w="8610" w:type="dxa"/>
            <w:gridSpan w:val="3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                                          Стиль обучения</w:t>
            </w:r>
          </w:p>
        </w:tc>
      </w:tr>
      <w:tr w:rsidR="000D782E" w:rsidRPr="00D16909" w:rsidTr="000D782E">
        <w:trPr>
          <w:trHeight w:val="405"/>
        </w:trPr>
        <w:tc>
          <w:tcPr>
            <w:tcW w:w="4200" w:type="dxa"/>
            <w:gridSpan w:val="2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Полезависимый </w:t>
            </w:r>
          </w:p>
        </w:tc>
        <w:tc>
          <w:tcPr>
            <w:tcW w:w="4410" w:type="dxa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Поленезависимый</w:t>
            </w:r>
          </w:p>
        </w:tc>
      </w:tr>
      <w:tr w:rsidR="000D782E" w:rsidRPr="00D16909" w:rsidTr="000D782E">
        <w:trPr>
          <w:trHeight w:val="360"/>
        </w:trPr>
        <w:tc>
          <w:tcPr>
            <w:tcW w:w="4200" w:type="dxa"/>
            <w:gridSpan w:val="2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Центрированный на учителе</w:t>
            </w:r>
          </w:p>
        </w:tc>
        <w:tc>
          <w:tcPr>
            <w:tcW w:w="4410" w:type="dxa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Центрированный на ученике</w:t>
            </w:r>
          </w:p>
        </w:tc>
      </w:tr>
      <w:tr w:rsidR="000D782E" w:rsidRPr="00D16909" w:rsidTr="000D782E">
        <w:trPr>
          <w:trHeight w:val="228"/>
        </w:trPr>
        <w:tc>
          <w:tcPr>
            <w:tcW w:w="4200" w:type="dxa"/>
            <w:gridSpan w:val="2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Холистический</w:t>
            </w:r>
          </w:p>
        </w:tc>
        <w:tc>
          <w:tcPr>
            <w:tcW w:w="4410" w:type="dxa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Аналитический</w:t>
            </w:r>
          </w:p>
        </w:tc>
      </w:tr>
      <w:tr w:rsidR="000D782E" w:rsidRPr="00D16909" w:rsidTr="000D782E">
        <w:trPr>
          <w:trHeight w:val="228"/>
        </w:trPr>
        <w:tc>
          <w:tcPr>
            <w:tcW w:w="4200" w:type="dxa"/>
            <w:gridSpan w:val="2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Теоретико-ориентированный</w:t>
            </w:r>
          </w:p>
        </w:tc>
        <w:tc>
          <w:tcPr>
            <w:tcW w:w="4410" w:type="dxa"/>
          </w:tcPr>
          <w:p w:rsidR="000D782E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Практико-ориентированный</w:t>
            </w:r>
          </w:p>
        </w:tc>
      </w:tr>
      <w:tr w:rsidR="000912C7" w:rsidRPr="00D16909" w:rsidTr="00270575">
        <w:trPr>
          <w:trHeight w:val="240"/>
        </w:trPr>
        <w:tc>
          <w:tcPr>
            <w:tcW w:w="8610" w:type="dxa"/>
            <w:gridSpan w:val="3"/>
          </w:tcPr>
          <w:p w:rsidR="000912C7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 xml:space="preserve">                                        Стиль преподавания</w:t>
            </w:r>
          </w:p>
        </w:tc>
      </w:tr>
      <w:tr w:rsidR="00EE1F87" w:rsidRPr="00D16909" w:rsidTr="00EE1F87">
        <w:trPr>
          <w:trHeight w:val="435"/>
        </w:trPr>
        <w:tc>
          <w:tcPr>
            <w:tcW w:w="4200" w:type="dxa"/>
            <w:gridSpan w:val="2"/>
          </w:tcPr>
          <w:p w:rsidR="00EE1F87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Ориентированный на совместные планы и действия</w:t>
            </w:r>
          </w:p>
        </w:tc>
        <w:tc>
          <w:tcPr>
            <w:tcW w:w="4410" w:type="dxa"/>
          </w:tcPr>
          <w:p w:rsidR="00EE1F87" w:rsidRPr="00D16909" w:rsidRDefault="000912C7" w:rsidP="00857A2A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  <w:lang w:bidi="en-US"/>
              </w:rPr>
            </w:pPr>
            <w:r w:rsidRPr="00D16909">
              <w:rPr>
                <w:rFonts w:ascii="Times New Roman" w:hAnsi="Times New Roman"/>
                <w:sz w:val="28"/>
                <w:szCs w:val="28"/>
                <w:lang w:bidi="en-US"/>
              </w:rPr>
              <w:t>Ориентированный на решение задач</w:t>
            </w:r>
          </w:p>
        </w:tc>
      </w:tr>
    </w:tbl>
    <w:p w:rsidR="00B5548C" w:rsidRPr="00D16909" w:rsidRDefault="00B5548C" w:rsidP="00857A2A">
      <w:pPr>
        <w:spacing w:after="0" w:line="312" w:lineRule="auto"/>
        <w:jc w:val="both"/>
        <w:rPr>
          <w:rFonts w:ascii="Times New Roman" w:hAnsi="Times New Roman"/>
          <w:b/>
          <w:sz w:val="24"/>
          <w:szCs w:val="24"/>
        </w:rPr>
      </w:pPr>
      <w:r w:rsidRPr="00D16909">
        <w:rPr>
          <w:rFonts w:ascii="Times New Roman" w:hAnsi="Times New Roman"/>
          <w:b/>
          <w:sz w:val="24"/>
          <w:szCs w:val="24"/>
        </w:rPr>
        <w:t>Таб. 3.5. Культурно-специфичные стили обучения и преподавания</w:t>
      </w:r>
    </w:p>
    <w:p w:rsidR="00B5548C" w:rsidRPr="00D16909" w:rsidRDefault="00B5548C" w:rsidP="00857A2A">
      <w:pPr>
        <w:spacing w:after="0" w:line="312" w:lineRule="auto"/>
        <w:jc w:val="both"/>
        <w:rPr>
          <w:rFonts w:ascii="Times New Roman" w:hAnsi="Times New Roman"/>
          <w:sz w:val="28"/>
          <w:szCs w:val="28"/>
          <w:lang w:bidi="en-US"/>
        </w:rPr>
      </w:pPr>
    </w:p>
    <w:p w:rsidR="00916FC0" w:rsidRDefault="00C05177" w:rsidP="00857A2A">
      <w:pPr>
        <w:spacing w:after="0" w:line="312" w:lineRule="auto"/>
        <w:jc w:val="both"/>
        <w:rPr>
          <w:rFonts w:ascii="Times New Roman" w:hAnsi="Times New Roman"/>
          <w:bCs/>
          <w:sz w:val="28"/>
          <w:szCs w:val="28"/>
        </w:rPr>
      </w:pPr>
      <w:r w:rsidRPr="00D16909">
        <w:rPr>
          <w:rFonts w:ascii="Times New Roman" w:hAnsi="Times New Roman"/>
          <w:sz w:val="28"/>
          <w:szCs w:val="28"/>
        </w:rPr>
        <w:t xml:space="preserve">   В данной главе сформулированы методологические основы кросс-культурной дидактики в качестве принципов управления процессами обучения в полик</w:t>
      </w:r>
      <w:r w:rsidR="00AB2FAC">
        <w:rPr>
          <w:rFonts w:ascii="Times New Roman" w:hAnsi="Times New Roman"/>
          <w:sz w:val="28"/>
          <w:szCs w:val="28"/>
        </w:rPr>
        <w:t>ультурной ИОС.  Р</w:t>
      </w:r>
      <w:r w:rsidRPr="00D16909">
        <w:rPr>
          <w:rFonts w:ascii="Times New Roman" w:hAnsi="Times New Roman"/>
          <w:sz w:val="28"/>
          <w:szCs w:val="28"/>
        </w:rPr>
        <w:t>ассмотрены культурно-когнитивные и индивидуально-личностные характеристики, необходимые для осуществления конструктивного процесса обучения в поликультурной ИОС. Общие особенности когнитивной деятельности в разных культурных группах, имеющие значение в образовательном процессе; цели и ценности обучения в разных культурных группах; культурно-специфичную и универсальную коммуникат</w:t>
      </w:r>
      <w:r w:rsidR="00A8561A" w:rsidRPr="00D16909">
        <w:rPr>
          <w:rFonts w:ascii="Times New Roman" w:hAnsi="Times New Roman"/>
          <w:sz w:val="28"/>
          <w:szCs w:val="28"/>
        </w:rPr>
        <w:t>ивную и методическую составляющу</w:t>
      </w:r>
      <w:r w:rsidRPr="00D16909">
        <w:rPr>
          <w:rFonts w:ascii="Times New Roman" w:hAnsi="Times New Roman"/>
          <w:sz w:val="28"/>
          <w:szCs w:val="28"/>
        </w:rPr>
        <w:t xml:space="preserve">ю   учебного процесса, обуславливающую стили преподавания и стили обучения представителей разных культурных групп и обуславливающий </w:t>
      </w:r>
      <w:r w:rsidRPr="00D16909">
        <w:rPr>
          <w:rFonts w:ascii="Times New Roman" w:hAnsi="Times New Roman"/>
          <w:bCs/>
          <w:sz w:val="28"/>
          <w:szCs w:val="28"/>
        </w:rPr>
        <w:t>специфику обучения в поликультурной ИОС.</w:t>
      </w:r>
    </w:p>
    <w:p w:rsidR="00C843E2" w:rsidRDefault="00C843E2" w:rsidP="00857A2A">
      <w:pPr>
        <w:spacing w:after="0" w:line="312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C843E2" w:rsidRDefault="00C843E2" w:rsidP="00C843E2">
      <w:pPr>
        <w:spacing w:after="0" w:line="312" w:lineRule="auto"/>
        <w:jc w:val="both"/>
        <w:textAlignment w:val="baseline"/>
        <w:rPr>
          <w:rFonts w:ascii="Times New Roman" w:eastAsia="Times New Roman" w:hAnsi="Times New Roman"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 xml:space="preserve">ГЛАВА 4. КРОСС-КУЛЬТУРНАЯ ДИДАКТИКА В ПОЛИКУЛЬТУРНОЙ ИНФОРМАЦИОННО-ОБРАЗОВАТЕЛЬНОЙ СРЕДЕ </w:t>
      </w:r>
    </w:p>
    <w:p w:rsidR="00C843E2" w:rsidRDefault="00C843E2" w:rsidP="00C843E2">
      <w:pPr>
        <w:spacing w:after="0" w:line="312" w:lineRule="auto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  В четвертой главе рассмотрены технические возможности реализации кросс-культурного подхода в поликультурной информационно-образовательной среде. Описаны способы персонализации ИОС с помощью культурно адаптивных интерфейсов, культурно-адаптивного образовательного контента, методов обучения, контрольно-измерительных материалов, мультиязычных глоссариев учебных дисциплин с учетом индивидуально-психологических и культурно-когнитивных параметров.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C843E2" w:rsidRDefault="00C843E2" w:rsidP="00C843E2">
      <w:pPr>
        <w:spacing w:after="0" w:line="312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C843E2" w:rsidRDefault="00C843E2" w:rsidP="00C843E2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В разделе 4.1. Культурно-специфичный интерфейс и специфика репрезентации контента в разных образовательных культурах, </w:t>
      </w:r>
      <w:r>
        <w:rPr>
          <w:rFonts w:ascii="Times New Roman" w:hAnsi="Times New Roman"/>
          <w:sz w:val="28"/>
          <w:szCs w:val="28"/>
        </w:rPr>
        <w:t>отмечено, что</w:t>
      </w: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разработки параметров культурно-специфичного интерфейса и специфики репрезентации контента в разных культурных группах использованы параметры Г. Хофстеде, А. Маркуса и Р. Нисбетта и др. В результате анализа образовательных ресурсов разных культурных групп выделены следующие параметры, лежащие в основе дифференциации: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Учет взаимосвязи специфики мышления и восприятия и видов интерфейсных решений в культурно-специфичном ключе;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Тип и содержание учебного контента (культурно-специфичные параметры);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lastRenderedPageBreak/>
        <w:t xml:space="preserve"> Структура и последовательность расположения элементов на экране, количество и детальность элементов в поле восприятия – прагматическая специфика; 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Семантический анализ высказываний и профессиональной терминологии – инструкции, подсказки, названия элементов системы и их прагматическая адекватность;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Приемы невербального кодирования в виде иконок, сигналов, цветовых изображений; </w:t>
      </w:r>
    </w:p>
    <w:p w:rsidR="00C843E2" w:rsidRDefault="00C843E2" w:rsidP="00C843E2">
      <w:pPr>
        <w:numPr>
          <w:ilvl w:val="0"/>
          <w:numId w:val="16"/>
        </w:numPr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val="en-US"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en-US" w:bidi="en-US"/>
        </w:rPr>
        <w:t>Наличие адекватной обратной связи.</w:t>
      </w:r>
    </w:p>
    <w:p w:rsidR="00C843E2" w:rsidRDefault="00C843E2" w:rsidP="00C843E2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Культурная специфика организации интерфейсов образовательных ресурсов строится по следующим критериям: </w:t>
      </w:r>
    </w:p>
    <w:p w:rsidR="00C843E2" w:rsidRDefault="00C843E2" w:rsidP="00C843E2">
      <w:pPr>
        <w:numPr>
          <w:ilvl w:val="0"/>
          <w:numId w:val="17"/>
        </w:numPr>
        <w:tabs>
          <w:tab w:val="left" w:pos="284"/>
        </w:tabs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val="en-US"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en-US" w:bidi="en-US"/>
        </w:rPr>
        <w:t>Навигация;</w:t>
      </w:r>
    </w:p>
    <w:p w:rsidR="00C843E2" w:rsidRDefault="00C843E2" w:rsidP="00C843E2">
      <w:pPr>
        <w:numPr>
          <w:ilvl w:val="0"/>
          <w:numId w:val="17"/>
        </w:numPr>
        <w:tabs>
          <w:tab w:val="left" w:pos="284"/>
        </w:tabs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val="en-US"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en-US" w:bidi="en-US"/>
        </w:rPr>
        <w:t>Архитектоника и структура страницы;</w:t>
      </w:r>
    </w:p>
    <w:p w:rsidR="00C843E2" w:rsidRDefault="00C843E2" w:rsidP="00C843E2">
      <w:pPr>
        <w:numPr>
          <w:ilvl w:val="0"/>
          <w:numId w:val="17"/>
        </w:numPr>
        <w:tabs>
          <w:tab w:val="left" w:pos="284"/>
        </w:tabs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Возможность обратной связи, доступа, пополнения контента; доминирующий стиль репрезентации информации;</w:t>
      </w:r>
    </w:p>
    <w:p w:rsidR="00C843E2" w:rsidRDefault="00C843E2" w:rsidP="00C843E2">
      <w:pPr>
        <w:numPr>
          <w:ilvl w:val="0"/>
          <w:numId w:val="17"/>
        </w:numPr>
        <w:tabs>
          <w:tab w:val="left" w:pos="284"/>
        </w:tabs>
        <w:spacing w:after="0" w:line="312" w:lineRule="auto"/>
        <w:ind w:left="142" w:firstLine="425"/>
        <w:jc w:val="both"/>
        <w:rPr>
          <w:rFonts w:ascii="Times New Roman" w:eastAsiaTheme="minorEastAsia" w:hAnsi="Times New Roman"/>
          <w:sz w:val="28"/>
          <w:szCs w:val="28"/>
          <w:lang w:val="en-US"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en-US" w:bidi="en-US"/>
        </w:rPr>
        <w:t>Цветовое и шрифтовое решение;</w:t>
      </w:r>
    </w:p>
    <w:p w:rsidR="00C843E2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Разработаны теоретические рекомендации для организации структуры и дизайна культурно-адаптивных пользовательских веб-интерфейсов. Для разработки макетов были использованы параметры Г. Хофстеде, А. Маркуса и теории когнитивных стилей Р. Нисбетта. Ниже предлагаются культурно-адаптивные варианты настройки интерфейсных решений.</w:t>
      </w:r>
    </w:p>
    <w:p w:rsidR="00C843E2" w:rsidRDefault="00C843E2" w:rsidP="00C843E2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>Культурно-когнитивная специфика пользователей может быть отражена в интерфейсе следующим образом:</w:t>
      </w:r>
    </w:p>
    <w:p w:rsidR="00C843E2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4"/>
          <w:szCs w:val="28"/>
          <w:lang w:eastAsia="ru-RU"/>
        </w:rPr>
      </w:pPr>
    </w:p>
    <w:p w:rsidR="00C843E2" w:rsidRDefault="00C843E2" w:rsidP="00C843E2">
      <w:pPr>
        <w:spacing w:after="0" w:line="312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1E7C042" wp14:editId="02C76039">
            <wp:extent cx="5051425" cy="2781300"/>
            <wp:effectExtent l="0" t="0" r="0" b="0"/>
            <wp:docPr id="19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25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3E2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lastRenderedPageBreak/>
        <w:t>Рис. 4.1.Пример макета культурно-адаптивного интерфейса (Великобритания)</w:t>
      </w:r>
    </w:p>
    <w:p w:rsidR="00C843E2" w:rsidRDefault="00C843E2" w:rsidP="00C843E2">
      <w:pPr>
        <w:spacing w:after="0" w:line="312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C31FAF" wp14:editId="19A3402A">
            <wp:extent cx="4962525" cy="2944495"/>
            <wp:effectExtent l="0" t="0" r="0" b="0"/>
            <wp:docPr id="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3E2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Рис. 4.2.Пример макета культурно-адаптивного интерфейса (Китай)</w:t>
      </w:r>
    </w:p>
    <w:p w:rsidR="00C843E2" w:rsidRDefault="00C843E2" w:rsidP="00C843E2">
      <w:pPr>
        <w:spacing w:after="0" w:line="312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E14F98" wp14:editId="2CB746DF">
            <wp:extent cx="5152390" cy="2943225"/>
            <wp:effectExtent l="0" t="0" r="0" b="0"/>
            <wp:docPr id="29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3E2" w:rsidRDefault="00C843E2" w:rsidP="00C843E2">
      <w:pPr>
        <w:spacing w:after="0" w:line="312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 </w:t>
      </w:r>
      <w:r>
        <w:rPr>
          <w:rFonts w:ascii="Times New Roman" w:eastAsiaTheme="minorEastAsia" w:hAnsi="Times New Roman"/>
          <w:b/>
          <w:sz w:val="24"/>
          <w:szCs w:val="24"/>
          <w:lang w:bidi="en-US"/>
        </w:rPr>
        <w:t xml:space="preserve">Рис. 4.3. </w:t>
      </w: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Пример макета культурно-адаптивного интерфейса (Арабские страны)</w:t>
      </w:r>
    </w:p>
    <w:p w:rsidR="00C843E2" w:rsidRDefault="00C843E2" w:rsidP="00C843E2">
      <w:pPr>
        <w:spacing w:after="0" w:line="312" w:lineRule="auto"/>
        <w:rPr>
          <w:rFonts w:ascii="Times New Roman" w:eastAsiaTheme="minorEastAsia" w:hAnsi="Times New Roman"/>
          <w:sz w:val="24"/>
          <w:szCs w:val="24"/>
          <w:lang w:bidi="en-US"/>
        </w:rPr>
      </w:pPr>
      <w:r>
        <w:rPr>
          <w:rFonts w:ascii="Times New Roman" w:eastAsiaTheme="minorEastAsia" w:hAnsi="Times New Roman"/>
          <w:sz w:val="28"/>
          <w:szCs w:val="28"/>
          <w:lang w:bidi="en-US"/>
        </w:rPr>
        <w:t xml:space="preserve"> </w:t>
      </w:r>
    </w:p>
    <w:p w:rsidR="00C843E2" w:rsidRPr="00D16909" w:rsidRDefault="00C843E2" w:rsidP="00C843E2">
      <w:pPr>
        <w:spacing w:after="0" w:line="312" w:lineRule="auto"/>
        <w:jc w:val="both"/>
        <w:rPr>
          <w:rFonts w:ascii="Times New Roman" w:eastAsiaTheme="minorEastAsia" w:hAnsi="Times New Roman"/>
          <w:color w:val="FF0000"/>
          <w:sz w:val="28"/>
          <w:szCs w:val="28"/>
          <w:lang w:bidi="en-US"/>
        </w:rPr>
      </w:pPr>
      <w:r w:rsidRPr="00D16909">
        <w:rPr>
          <w:rFonts w:ascii="Times New Roman" w:eastAsiaTheme="minorEastAsia" w:hAnsi="Times New Roman"/>
          <w:sz w:val="28"/>
          <w:szCs w:val="28"/>
          <w:lang w:bidi="en-US"/>
        </w:rPr>
        <w:t xml:space="preserve">Макеты культурно-специфичных пользовательских интерфейсных решений были разработаны в результате опросов реальных респондентов из разных стран. Специфика восприятия культурно-обусловлена и влияет на называется "интуитивно-понятным интерфейсом». В приложении к диссертационной работе представлены рекомендации для разработчиков интерфейсов образовательных ресурсов для разных культурных групп и макеты культурно-специфичных пользовательских страниц. </w:t>
      </w:r>
    </w:p>
    <w:p w:rsidR="00C843E2" w:rsidRPr="00D16909" w:rsidRDefault="00C843E2" w:rsidP="00C843E2">
      <w:pPr>
        <w:spacing w:after="0" w:line="312" w:lineRule="auto"/>
        <w:rPr>
          <w:rFonts w:ascii="Times New Roman" w:eastAsiaTheme="minorEastAsia" w:hAnsi="Times New Roman"/>
          <w:sz w:val="28"/>
          <w:szCs w:val="28"/>
          <w:lang w:bidi="en-US"/>
        </w:rPr>
      </w:pPr>
    </w:p>
    <w:p w:rsidR="00C843E2" w:rsidRPr="00D16909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D16909">
        <w:rPr>
          <w:rFonts w:ascii="Times New Roman" w:hAnsi="Times New Roman"/>
          <w:b/>
          <w:sz w:val="28"/>
          <w:szCs w:val="28"/>
        </w:rPr>
        <w:lastRenderedPageBreak/>
        <w:t xml:space="preserve"> В разделе 4.2</w:t>
      </w:r>
      <w:r w:rsidRPr="00D16909">
        <w:rPr>
          <w:rFonts w:ascii="Times New Roman" w:hAnsi="Times New Roman"/>
          <w:sz w:val="28"/>
          <w:szCs w:val="28"/>
        </w:rPr>
        <w:t xml:space="preserve">. </w:t>
      </w:r>
      <w:r w:rsidRPr="00D16909">
        <w:rPr>
          <w:rFonts w:ascii="Times New Roman" w:hAnsi="Times New Roman"/>
          <w:b/>
          <w:sz w:val="28"/>
          <w:szCs w:val="28"/>
        </w:rPr>
        <w:t>Общие принципы организации образовательного контента, методов и контрольно-измерительных материалов для разных культурных групп в поликультурной ИОС.</w:t>
      </w:r>
      <w:r w:rsidRPr="00D16909">
        <w:rPr>
          <w:rFonts w:ascii="Times New Roman" w:hAnsi="Times New Roman"/>
          <w:sz w:val="28"/>
          <w:szCs w:val="28"/>
        </w:rPr>
        <w:t xml:space="preserve"> Описаны особенности и принципы репрезентации вариантов культурно-адаптивного образовательного контента, методов и контрольно-измерительных материалов для представителей разных культурных групп в ИОС. Поликультурная ИОС позволяет хранить банк культурно-дифференцированного контента и контрольно-измерительных материалов. Преподаватель получает в качестве рекомендаций информацию о предпочитаемом стиле обучения студентов, рекомендации о способах коммуникаций, предпочитаемых методах обучения, рекомендации по дизайну курса с точки зрения визуального оформления и содержательной части. В качестве примера представлена сводная таблица  (Таб.4.1.).</w:t>
      </w:r>
    </w:p>
    <w:p w:rsidR="00C843E2" w:rsidRPr="00D16909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</w:p>
    <w:p w:rsidR="00C843E2" w:rsidRDefault="00C843E2" w:rsidP="00C843E2">
      <w:pPr>
        <w:spacing w:after="0" w:line="312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pPr w:leftFromText="180" w:rightFromText="180" w:vertAnchor="text" w:tblpX="-149" w:tblpY="-4424"/>
        <w:tblW w:w="324" w:type="dxa"/>
        <w:tblLayout w:type="fixed"/>
        <w:tblLook w:val="0000" w:firstRow="0" w:lastRow="0" w:firstColumn="0" w:lastColumn="0" w:noHBand="0" w:noVBand="0"/>
      </w:tblPr>
      <w:tblGrid>
        <w:gridCol w:w="324"/>
      </w:tblGrid>
      <w:tr w:rsidR="00C843E2" w:rsidTr="0080659F">
        <w:trPr>
          <w:trHeight w:val="210"/>
        </w:trPr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tbl>
      <w:tblPr>
        <w:tblStyle w:val="41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40"/>
        <w:gridCol w:w="2728"/>
        <w:gridCol w:w="67"/>
        <w:gridCol w:w="2687"/>
      </w:tblGrid>
      <w:tr w:rsidR="00C843E2" w:rsidTr="0080659F">
        <w:trPr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Параметры образовательной коммуникации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 xml:space="preserve">Культуры коллективиские 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 xml:space="preserve">Культуры индивидуалисткие </w:t>
            </w:r>
          </w:p>
        </w:tc>
      </w:tr>
      <w:tr w:rsidR="00C843E2" w:rsidTr="0080659F">
        <w:trPr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Тип обучения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Пассивное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Активное</w:t>
            </w:r>
          </w:p>
        </w:tc>
      </w:tr>
      <w:tr w:rsidR="00C843E2" w:rsidTr="0080659F">
        <w:trPr>
          <w:trHeight w:val="380"/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Дистанция власти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Низкая</w:t>
            </w:r>
          </w:p>
        </w:tc>
      </w:tr>
      <w:tr w:rsidR="00C843E2" w:rsidTr="0080659F">
        <w:trPr>
          <w:trHeight w:val="337"/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Индивидуализм/коллективизм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Коллективизм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Индивидуализм</w:t>
            </w:r>
          </w:p>
        </w:tc>
      </w:tr>
      <w:tr w:rsidR="00C843E2" w:rsidTr="0080659F">
        <w:trPr>
          <w:trHeight w:val="810"/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Степень избегания неопределенности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Низкая</w:t>
            </w:r>
          </w:p>
        </w:tc>
      </w:tr>
      <w:tr w:rsidR="00C843E2" w:rsidTr="0080659F">
        <w:trPr>
          <w:trHeight w:val="645"/>
          <w:jc w:val="center"/>
        </w:trPr>
        <w:tc>
          <w:tcPr>
            <w:tcW w:w="3863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Предпочитаемые ИКТ для коммуникации типа «Преподаватель – Студент»</w:t>
            </w:r>
          </w:p>
        </w:tc>
        <w:tc>
          <w:tcPr>
            <w:tcW w:w="2728" w:type="dxa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>Наиболее формальные и традиционные (</w:t>
            </w:r>
            <w:r w:rsidRPr="00C942A0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C942A0">
              <w:rPr>
                <w:rFonts w:ascii="Times New Roman" w:hAnsi="Times New Roman"/>
                <w:sz w:val="24"/>
                <w:szCs w:val="24"/>
              </w:rPr>
              <w:t>-</w:t>
            </w:r>
            <w:r w:rsidRPr="00C942A0"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Pr="00C942A0">
              <w:rPr>
                <w:rFonts w:ascii="Times New Roman" w:hAnsi="Times New Roman"/>
                <w:sz w:val="24"/>
                <w:szCs w:val="24"/>
              </w:rPr>
              <w:t>). Учет статусно-иерархических параметров в образовательной коммуникации.</w:t>
            </w:r>
          </w:p>
        </w:tc>
        <w:tc>
          <w:tcPr>
            <w:tcW w:w="2754" w:type="dxa"/>
            <w:gridSpan w:val="2"/>
          </w:tcPr>
          <w:p w:rsidR="00C843E2" w:rsidRPr="00C942A0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942A0">
              <w:rPr>
                <w:rFonts w:ascii="Times New Roman" w:hAnsi="Times New Roman"/>
                <w:sz w:val="24"/>
                <w:szCs w:val="24"/>
              </w:rPr>
              <w:t xml:space="preserve">Разные виды средств коммуникации, позволяющих обмениваться сообщениями в режиме реального времени (в последнее время чаще используются </w:t>
            </w:r>
            <w:r w:rsidRPr="00C942A0">
              <w:rPr>
                <w:rFonts w:ascii="Times New Roman" w:hAnsi="Times New Roman"/>
                <w:sz w:val="24"/>
                <w:szCs w:val="24"/>
                <w:lang w:val="en-US"/>
              </w:rPr>
              <w:t>LMS</w:t>
            </w:r>
            <w:r w:rsidRPr="00C942A0">
              <w:rPr>
                <w:rFonts w:ascii="Times New Roman" w:hAnsi="Times New Roman"/>
                <w:sz w:val="24"/>
                <w:szCs w:val="24"/>
              </w:rPr>
              <w:t>, форумы, соц. сети и т.д.). Образовательная коммуникация нацелена на самовыражение и самораскрытие личности.</w:t>
            </w:r>
          </w:p>
        </w:tc>
      </w:tr>
      <w:tr w:rsidR="00C843E2" w:rsidTr="0080659F">
        <w:trPr>
          <w:trHeight w:val="1515"/>
          <w:jc w:val="center"/>
        </w:trPr>
        <w:tc>
          <w:tcPr>
            <w:tcW w:w="3823" w:type="dxa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Описание роли преподавателя</w:t>
            </w:r>
          </w:p>
        </w:tc>
        <w:tc>
          <w:tcPr>
            <w:tcW w:w="2835" w:type="dxa"/>
            <w:gridSpan w:val="3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Преподаватель «ГУРУ»</w:t>
            </w:r>
          </w:p>
        </w:tc>
        <w:tc>
          <w:tcPr>
            <w:tcW w:w="2687" w:type="dxa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Преподаватель «КОУЧ».</w:t>
            </w:r>
          </w:p>
        </w:tc>
      </w:tr>
      <w:tr w:rsidR="00C843E2" w:rsidTr="0080659F">
        <w:trPr>
          <w:trHeight w:val="5670"/>
          <w:jc w:val="center"/>
        </w:trPr>
        <w:tc>
          <w:tcPr>
            <w:tcW w:w="3823" w:type="dxa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роли студента</w:t>
            </w:r>
          </w:p>
        </w:tc>
        <w:tc>
          <w:tcPr>
            <w:tcW w:w="2835" w:type="dxa"/>
            <w:gridSpan w:val="3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Целью обучающегося является получение фундаментальных знаний по предмету. Используются стандартные, строго регламентированные методы обучения.</w:t>
            </w:r>
          </w:p>
          <w:p w:rsidR="00C843E2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43E2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43E2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43E2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7" w:type="dxa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Целью изучающего является не только получение общих знаний, но также развитие критического мышления и креативности при решении задач. Помимо традиционных методов обучения, используются нестандартные подходы и задачи</w:t>
            </w:r>
          </w:p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</w:tc>
      </w:tr>
      <w:tr w:rsidR="00C843E2" w:rsidTr="0080659F">
        <w:trPr>
          <w:trHeight w:val="1125"/>
          <w:jc w:val="center"/>
        </w:trPr>
        <w:tc>
          <w:tcPr>
            <w:tcW w:w="3823" w:type="dxa"/>
            <w:tcBorders>
              <w:top w:val="single" w:sz="4" w:space="0" w:color="auto"/>
            </w:tcBorders>
          </w:tcPr>
          <w:p w:rsidR="00C843E2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Стиль обучения и стиль преподавания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:rsidR="00C843E2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Полезависимый, центрированный на учителе, холистический, ориентированный на совместные планы и действия</w:t>
            </w:r>
          </w:p>
        </w:tc>
        <w:tc>
          <w:tcPr>
            <w:tcW w:w="2687" w:type="dxa"/>
            <w:tcBorders>
              <w:top w:val="single" w:sz="4" w:space="0" w:color="auto"/>
            </w:tcBorders>
          </w:tcPr>
          <w:p w:rsidR="00C843E2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Поленезависимый, центрированный на ученике, аналитический, ориентированный на практическую выгоду.</w:t>
            </w:r>
          </w:p>
        </w:tc>
      </w:tr>
      <w:tr w:rsidR="00C843E2" w:rsidTr="0080659F">
        <w:trPr>
          <w:trHeight w:val="70"/>
          <w:jc w:val="center"/>
        </w:trPr>
        <w:tc>
          <w:tcPr>
            <w:tcW w:w="3823" w:type="dxa"/>
            <w:tcBorders>
              <w:top w:val="nil"/>
            </w:tcBorders>
          </w:tcPr>
          <w:p w:rsidR="00C843E2" w:rsidRDefault="00C843E2" w:rsidP="0080659F">
            <w:pPr>
              <w:spacing w:after="0" w:line="312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Принципы дизайна курсов</w:t>
            </w:r>
          </w:p>
        </w:tc>
        <w:tc>
          <w:tcPr>
            <w:tcW w:w="2835" w:type="dxa"/>
            <w:gridSpan w:val="3"/>
            <w:tcBorders>
              <w:top w:val="nil"/>
            </w:tcBorders>
          </w:tcPr>
          <w:p w:rsidR="00C843E2" w:rsidRPr="0070120C" w:rsidRDefault="00C843E2" w:rsidP="0080659F">
            <w:pPr>
              <w:spacing w:after="0" w:line="312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120C">
              <w:rPr>
                <w:rFonts w:ascii="Times New Roman" w:hAnsi="Times New Roman"/>
                <w:sz w:val="24"/>
                <w:szCs w:val="24"/>
              </w:rPr>
              <w:t xml:space="preserve">Дизайн курса выстраивается исходя из вышеперечисленных принципов: фундаментальный подход, репродуктивные методы, большое количество текстового контента из классических учебников, большая роль коллективной работы с четко прописанными ролями,иерархией дедлайнами и </w:t>
            </w:r>
            <w:r w:rsidRPr="0070120C">
              <w:rPr>
                <w:rFonts w:ascii="Times New Roman" w:hAnsi="Times New Roman"/>
                <w:sz w:val="24"/>
                <w:szCs w:val="24"/>
              </w:rPr>
              <w:lastRenderedPageBreak/>
              <w:t>дисциплиной, выполнение заданий по образцу.</w:t>
            </w:r>
          </w:p>
        </w:tc>
        <w:tc>
          <w:tcPr>
            <w:tcW w:w="2687" w:type="dxa"/>
            <w:tcBorders>
              <w:top w:val="nil"/>
            </w:tcBorders>
          </w:tcPr>
          <w:p w:rsidR="00C843E2" w:rsidRPr="0070120C" w:rsidRDefault="00C843E2" w:rsidP="0080659F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120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Дизайн курса выстраивается исходя из вышеперечисленных принципов: большая роль творческих заданий, индивидуальной работы, мультимедийного контента. Командная работа строится по принципу проектной деятельности, направленной на поиск </w:t>
            </w:r>
            <w:r w:rsidRPr="0070120C">
              <w:rPr>
                <w:rFonts w:ascii="Times New Roman" w:hAnsi="Times New Roman"/>
                <w:sz w:val="24"/>
                <w:szCs w:val="24"/>
              </w:rPr>
              <w:lastRenderedPageBreak/>
              <w:t>и создание нового продукта или поиск нового решения.</w:t>
            </w:r>
          </w:p>
        </w:tc>
      </w:tr>
    </w:tbl>
    <w:p w:rsidR="00C843E2" w:rsidRDefault="00C843E2" w:rsidP="00C843E2">
      <w:pPr>
        <w:spacing w:after="0" w:line="312" w:lineRule="auto"/>
        <w:jc w:val="both"/>
        <w:rPr>
          <w:rFonts w:ascii="Times New Roman" w:hAnsi="Times New Roman"/>
          <w:sz w:val="24"/>
          <w:szCs w:val="24"/>
        </w:rPr>
      </w:pPr>
    </w:p>
    <w:p w:rsidR="00C843E2" w:rsidRDefault="00C843E2" w:rsidP="00C843E2">
      <w:pPr>
        <w:spacing w:after="0" w:line="312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Таблица 4.1. Общие принципы организации образовательного контента, методов и контрольно-измерительных материалов для разных культурных групп в поликультурной ИОС.</w:t>
      </w:r>
    </w:p>
    <w:p w:rsidR="00C843E2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Как видно из таблицы (Таблица 4.1.), роль студентов в традиционных (коллективистких)культурах можно охарактеризовать как «обучающийся». Роль обучающегося заключается в освоении фундаментальных знаний дисциплины, а технологии менторного и адаптивного обучения используются как вспомогательный элемент в процессе обучения: с помощью ИКТ студент получает доступ к учебным материалам в электронном виде, также возможно использование внешних онлайн курсов для более полного усвоения изучаемого предмета. В отличие от «обучающихся», «изучающие» студенты могут использовать ИКТ не только для освоения дисциплины, но также для самостоятельного изучения предмета. Также изучающие помимо получения знаний с помощью ИКТ, выстраивают собственную траекторию обучения и осваивают сам инструмент и прилежащий к нему контекст: студенты обучаются и развивают навык работы с информацией и технологиями. Данные параметры влияют на дизайн курсов. </w:t>
      </w:r>
    </w:p>
    <w:p w:rsidR="00C843E2" w:rsidRDefault="00C843E2" w:rsidP="00C843E2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</w:p>
    <w:p w:rsidR="00C843E2" w:rsidRPr="00997F56" w:rsidRDefault="00C843E2" w:rsidP="00C843E2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 w:rsidRPr="00997F56">
        <w:rPr>
          <w:rFonts w:ascii="Times New Roman" w:hAnsi="Times New Roman"/>
          <w:b/>
          <w:sz w:val="28"/>
          <w:szCs w:val="28"/>
        </w:rPr>
        <w:t>В разделе 4.3. Проблемы и особенности конструктивного обучения и трансфера знаний в поликультурной ИОС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 xml:space="preserve">   В настоящем разделе раскрываются общие особенности и проблемы конструктивного трансфера знаний в кросс-культурной среде. Описаны уровни и стадии образовательной коммуникации в поликультурной аудитории. В результате проведенного опроса преподавателей, имев</w:t>
      </w:r>
      <w:r w:rsidR="0080659F">
        <w:rPr>
          <w:rFonts w:ascii="Times New Roman" w:hAnsi="Times New Roman"/>
          <w:sz w:val="28"/>
          <w:szCs w:val="28"/>
        </w:rPr>
        <w:t>ших подобный опыт работы,  выяв</w:t>
      </w:r>
      <w:r w:rsidRPr="00997F56">
        <w:rPr>
          <w:rFonts w:ascii="Times New Roman" w:hAnsi="Times New Roman"/>
          <w:sz w:val="28"/>
          <w:szCs w:val="28"/>
        </w:rPr>
        <w:t xml:space="preserve">лен ряд затруднений, специфичных именно для данных типов студенческих аудиторий и не имеющих место в монокультурных средах: неидентичные профессиональные тезаурусы, различные привычные модели коммуникации с преподавателем, специфика репрезентации учебной информации и учебного контента, принятия решений, отношение к творческим подходам в процессе обучения, неоднозначное понимание учебных задач, терминологии, предпочитаемый тип контрольно-измерительных материалов, и т.д. Основным вопросом является организация </w:t>
      </w:r>
      <w:r w:rsidRPr="00997F56">
        <w:rPr>
          <w:rFonts w:ascii="Times New Roman" w:hAnsi="Times New Roman"/>
          <w:sz w:val="28"/>
          <w:szCs w:val="28"/>
        </w:rPr>
        <w:lastRenderedPageBreak/>
        <w:t>«дизайна курса», ориентированно</w:t>
      </w:r>
      <w:r>
        <w:rPr>
          <w:rFonts w:ascii="Times New Roman" w:hAnsi="Times New Roman"/>
          <w:sz w:val="28"/>
          <w:szCs w:val="28"/>
        </w:rPr>
        <w:t>го на поликультурную аудиторию и возможность культурной адаптации учебного процесса ( рис 4.1.).</w:t>
      </w:r>
    </w:p>
    <w:p w:rsidR="00C843E2" w:rsidRPr="00997F56" w:rsidRDefault="00C843E2" w:rsidP="00C843E2">
      <w:pPr>
        <w:pStyle w:val="af1"/>
        <w:spacing w:after="0" w:line="312" w:lineRule="auto"/>
        <w:ind w:left="1070"/>
        <w:jc w:val="both"/>
        <w:rPr>
          <w:rFonts w:ascii="Times New Roman" w:hAnsi="Times New Roman"/>
          <w:color w:val="333333"/>
          <w:sz w:val="28"/>
          <w:szCs w:val="28"/>
        </w:rPr>
      </w:pPr>
    </w:p>
    <w:p w:rsidR="00C843E2" w:rsidRPr="003644DD" w:rsidRDefault="00C843E2" w:rsidP="00C843E2">
      <w:pPr>
        <w:spacing w:after="0" w:line="312" w:lineRule="auto"/>
        <w:rPr>
          <w:rFonts w:ascii="Times New Roman" w:hAnsi="Times New Roman"/>
          <w:sz w:val="28"/>
          <w:szCs w:val="28"/>
          <w:highlight w:val="yellow"/>
        </w:rPr>
      </w:pPr>
      <w:r>
        <w:rPr>
          <w:noProof/>
          <w:lang w:eastAsia="ru-RU"/>
        </w:rPr>
        <w:drawing>
          <wp:inline distT="0" distB="0" distL="0" distR="0" wp14:anchorId="0E26ABE3" wp14:editId="7C9CD2E4">
            <wp:extent cx="5436870" cy="6814820"/>
            <wp:effectExtent l="0" t="0" r="0" b="0"/>
            <wp:docPr id="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681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3E2" w:rsidRPr="003644DD" w:rsidRDefault="00C843E2" w:rsidP="00C843E2">
      <w:pPr>
        <w:spacing w:after="0" w:line="312" w:lineRule="auto"/>
        <w:rPr>
          <w:sz w:val="12"/>
          <w:szCs w:val="12"/>
          <w:highlight w:val="yellow"/>
        </w:rPr>
      </w:pPr>
    </w:p>
    <w:p w:rsidR="00C843E2" w:rsidRDefault="00C843E2" w:rsidP="00C843E2">
      <w:pPr>
        <w:spacing w:after="0" w:line="312" w:lineRule="auto"/>
        <w:rPr>
          <w:rFonts w:ascii="Times New Roman" w:hAnsi="Times New Roman"/>
          <w:b/>
          <w:sz w:val="24"/>
          <w:szCs w:val="24"/>
        </w:rPr>
      </w:pPr>
      <w:r w:rsidRPr="00997F56">
        <w:rPr>
          <w:rFonts w:ascii="Times New Roman" w:hAnsi="Times New Roman"/>
          <w:b/>
          <w:sz w:val="24"/>
          <w:szCs w:val="24"/>
        </w:rPr>
        <w:t>Рис. 4.1. Схема адаптивного и инвариантного дизайна курса для поликультурной ИОС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iCs/>
          <w:sz w:val="28"/>
          <w:szCs w:val="28"/>
        </w:rPr>
        <w:t xml:space="preserve">     </w:t>
      </w:r>
      <w:r w:rsidRPr="00997F56">
        <w:rPr>
          <w:rFonts w:ascii="Times New Roman" w:hAnsi="Times New Roman"/>
          <w:iCs/>
          <w:sz w:val="28"/>
          <w:szCs w:val="28"/>
        </w:rPr>
        <w:t xml:space="preserve">Предлагаемый алгоритм — это только первый шаг для индивидуальной настройки программы и интерфейса под обучающегося. Необходимо продолжать работу в данном направлении, подключать адаптацию под </w:t>
      </w:r>
      <w:r w:rsidRPr="00997F56">
        <w:rPr>
          <w:rFonts w:ascii="Times New Roman" w:hAnsi="Times New Roman"/>
          <w:iCs/>
          <w:sz w:val="28"/>
          <w:szCs w:val="28"/>
        </w:rPr>
        <w:lastRenderedPageBreak/>
        <w:t>особенности физического и психического характера, собирать обратную связь, корректировать алгоритмы и методы.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997F56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  </w:t>
      </w:r>
      <w:r w:rsidRPr="00997F5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Таким образом, к культурно-адаптивному сегменту организации образовательного процесса можно отнести: проектирование культурно-адаптивных интерфейсов; образовательный контент и методы; задания и контрольно-измерительные материалы; предпочитаемый стиль образовательной коммуникации, способы организации командной работы, индивидуальной работы, </w:t>
      </w:r>
      <w:r w:rsidRPr="00997F56">
        <w:rPr>
          <w:rFonts w:ascii="Times New Roman" w:eastAsia="Times New Roman" w:hAnsi="Times New Roman"/>
          <w:sz w:val="28"/>
          <w:szCs w:val="28"/>
          <w:lang w:eastAsia="ru-RU"/>
        </w:rPr>
        <w:t xml:space="preserve">педагогическое сопровождение с помощью ИИ ассистента </w:t>
      </w:r>
      <w:r w:rsidRPr="00997F56">
        <w:rPr>
          <w:rFonts w:ascii="Times New Roman" w:eastAsia="Times New Roman" w:hAnsi="Times New Roman"/>
          <w:b/>
          <w:sz w:val="28"/>
          <w:szCs w:val="28"/>
          <w:lang w:eastAsia="ru-RU"/>
        </w:rPr>
        <w:t>как для ученика, так и для преподавателя</w:t>
      </w:r>
      <w:r w:rsidRPr="00997F56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997F5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мультиязычные глоссарии и семантические карты дисциплин.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997F5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Инвариантный сегмент организации учебного процесса в поликультурной ИОС содержит требования к релевантному в конкретной ИОС академическому языку и методические рекомендации по выполнению всех видов академической отчетности.</w:t>
      </w:r>
      <w:r w:rsidRPr="003644DD">
        <w:rPr>
          <w:rFonts w:ascii="Times New Roman" w:hAnsi="Times New Roman"/>
          <w:iCs/>
          <w:sz w:val="28"/>
          <w:szCs w:val="28"/>
          <w:highlight w:val="yellow"/>
        </w:rPr>
        <w:t xml:space="preserve">  </w:t>
      </w:r>
    </w:p>
    <w:p w:rsidR="00C843E2" w:rsidRPr="00997F56" w:rsidRDefault="00C843E2" w:rsidP="00C843E2">
      <w:pPr>
        <w:spacing w:after="0" w:line="312" w:lineRule="auto"/>
        <w:rPr>
          <w:rFonts w:ascii="Times New Roman" w:hAnsi="Times New Roman"/>
          <w:b/>
          <w:sz w:val="24"/>
          <w:szCs w:val="24"/>
        </w:rPr>
      </w:pPr>
    </w:p>
    <w:p w:rsidR="00C843E2" w:rsidRPr="00997F56" w:rsidRDefault="00C843E2" w:rsidP="00C843E2">
      <w:pPr>
        <w:keepNext/>
        <w:spacing w:after="0" w:line="312" w:lineRule="auto"/>
        <w:jc w:val="both"/>
        <w:rPr>
          <w:rFonts w:ascii="Times New Roman" w:hAnsi="Times New Roman"/>
          <w:bCs/>
          <w:color w:val="000000"/>
          <w:sz w:val="28"/>
          <w:szCs w:val="28"/>
          <w:lang w:bidi="en-US"/>
        </w:rPr>
      </w:pPr>
      <w:r w:rsidRPr="00997F56">
        <w:rPr>
          <w:rFonts w:ascii="Times New Roman" w:hAnsi="Times New Roman"/>
          <w:bCs/>
          <w:color w:val="000000"/>
          <w:sz w:val="28"/>
          <w:szCs w:val="28"/>
          <w:lang w:bidi="en-US"/>
        </w:rPr>
        <w:t xml:space="preserve">   В данной главе продемонстрировано то, как культурные показатели могут быть инкорпорированы в поликультурную ИОС, способствовать адаптации контента и интерфейса образовательного ресурса под культурную специфику обучающегося, способам организации контента и интерфейса в ИОС разных культурных групп и т.д. Также в данной главе показаны инструменты, позволяющие моделировать ИОТ и персонализировать образовательную среду обучающегося и помогать ему видеть зону ближайшего профессионального развития, система поддержки деятельности преподавателя в поликультурной ИОС.</w:t>
      </w:r>
    </w:p>
    <w:p w:rsidR="00C843E2" w:rsidRPr="00997F56" w:rsidRDefault="00C843E2" w:rsidP="00C843E2">
      <w:pPr>
        <w:tabs>
          <w:tab w:val="left" w:pos="993"/>
        </w:tabs>
        <w:spacing w:after="0" w:line="312" w:lineRule="auto"/>
        <w:rPr>
          <w:rFonts w:ascii="Times New Roman" w:hAnsi="Times New Roman"/>
          <w:b/>
          <w:color w:val="000000"/>
          <w:sz w:val="28"/>
          <w:szCs w:val="28"/>
        </w:rPr>
      </w:pP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b/>
          <w:sz w:val="28"/>
          <w:szCs w:val="28"/>
        </w:rPr>
      </w:pPr>
      <w:r w:rsidRPr="00997F56">
        <w:rPr>
          <w:rFonts w:ascii="Times New Roman" w:hAnsi="Times New Roman"/>
          <w:b/>
          <w:sz w:val="28"/>
          <w:szCs w:val="28"/>
        </w:rPr>
        <w:t xml:space="preserve">ГЛАВА 5. АРХИТЕКТУРА И ДИЗАЙН ПОЛИКУЛЬТУРНОЙ ИНФОРМАЦИОННО-ОБРАЗОВАТЕЛЬНОЙ СРЕДЫ </w:t>
      </w:r>
    </w:p>
    <w:p w:rsidR="00C843E2" w:rsidRPr="00997F56" w:rsidRDefault="00C843E2" w:rsidP="00C843E2">
      <w:pPr>
        <w:spacing w:after="0" w:line="312" w:lineRule="auto"/>
        <w:ind w:firstLine="851"/>
        <w:jc w:val="both"/>
        <w:rPr>
          <w:rFonts w:ascii="Times New Roman" w:eastAsia="Times New Roman" w:hAnsi="Times New Roman"/>
          <w:color w:val="000000"/>
          <w:kern w:val="2"/>
          <w:sz w:val="28"/>
          <w:szCs w:val="28"/>
          <w:lang w:eastAsia="zh-CN" w:bidi="en-US"/>
        </w:rPr>
      </w:pPr>
      <w:r w:rsidRPr="00997F56">
        <w:rPr>
          <w:rFonts w:ascii="Times New Roman" w:eastAsia="Times New Roman" w:hAnsi="Times New Roman"/>
          <w:color w:val="000000"/>
          <w:kern w:val="2"/>
          <w:sz w:val="28"/>
          <w:szCs w:val="28"/>
          <w:lang w:eastAsia="zh-CN" w:bidi="en-US"/>
        </w:rPr>
        <w:t>Для реализации индивидуального подхода к обучению первоначально необходимо определение оптимальной модели обучения для каждого студента для моделирования его индивидуальной образовательной траектории. Данные процессы могут осуществляться в формате «преподаватель-студент», образовательного коучинга или менторства или в формате «студент-ИОС», «преподаватель-ИОС-студент» с помощью различного рода информационных систем поддержки и сервисов. В первую очередь, необходимо провести тестирование, определяющее значимые показатели обучающегося: культурно-</w:t>
      </w:r>
      <w:r w:rsidRPr="00997F56">
        <w:rPr>
          <w:rFonts w:ascii="Times New Roman" w:eastAsia="Times New Roman" w:hAnsi="Times New Roman"/>
          <w:color w:val="000000"/>
          <w:kern w:val="2"/>
          <w:sz w:val="28"/>
          <w:szCs w:val="28"/>
          <w:lang w:eastAsia="zh-CN" w:bidi="en-US"/>
        </w:rPr>
        <w:lastRenderedPageBreak/>
        <w:t xml:space="preserve">когнитивный профиль, индивидуально-психологические характеристики,  уровень владения определенными компетенциями. Информация о данных параметрах теоретически позволит выстроить наиболее подходящую для каждого студента модель обучения. </w:t>
      </w:r>
      <w:r w:rsidRPr="00997F56">
        <w:rPr>
          <w:rFonts w:ascii="Times New Roman" w:eastAsiaTheme="minorEastAsia" w:hAnsi="Times New Roman"/>
          <w:sz w:val="28"/>
          <w:szCs w:val="28"/>
          <w:lang w:bidi="en-US"/>
        </w:rPr>
        <w:t>Выявленный «на входе» культурно-когнитивный и индивидуально-психологический профиль личности, будет детерминировать специфику деятельности в процессе обучения, работы с учебной информацией, а также методов, обратной связи и учебных заданий - «стиль обучения». Образовательная деятельность в ИОС позволяет осуществлять конструктивную дидактическую и мотивационную поддержку учащегося на всем периоде обучения. В результате появляется структурно-функциональная модель конструктивного управления обучением в поликультурной информационно-образовательной среде, интегрирующая целевой, процессуальный, содержательный и оценочный компоненты.</w:t>
      </w:r>
    </w:p>
    <w:p w:rsidR="00C843E2" w:rsidRPr="00997F56" w:rsidRDefault="00C843E2" w:rsidP="00C843E2">
      <w:pPr>
        <w:spacing w:after="0" w:line="312" w:lineRule="auto"/>
        <w:ind w:firstLine="360"/>
        <w:contextualSpacing/>
        <w:rPr>
          <w:rFonts w:ascii="Times New Roman" w:hAnsi="Times New Roman"/>
          <w:b/>
          <w:sz w:val="28"/>
          <w:szCs w:val="28"/>
        </w:rPr>
      </w:pPr>
      <w:r w:rsidRPr="00997F56">
        <w:rPr>
          <w:rFonts w:ascii="Times New Roman" w:hAnsi="Times New Roman"/>
          <w:b/>
          <w:sz w:val="28"/>
          <w:szCs w:val="28"/>
        </w:rPr>
        <w:t>Раздел 5.1.</w:t>
      </w:r>
      <w:r w:rsidRPr="00997F56">
        <w:rPr>
          <w:rFonts w:ascii="Times New Roman" w:hAnsi="Times New Roman"/>
          <w:sz w:val="28"/>
          <w:szCs w:val="28"/>
        </w:rPr>
        <w:t xml:space="preserve"> </w:t>
      </w:r>
      <w:r w:rsidRPr="00997F56">
        <w:rPr>
          <w:rFonts w:ascii="Times New Roman" w:hAnsi="Times New Roman"/>
          <w:b/>
          <w:sz w:val="28"/>
          <w:szCs w:val="28"/>
        </w:rPr>
        <w:t>Архитектура и дизайн ИОС для поликультурной аудитории</w:t>
      </w:r>
    </w:p>
    <w:p w:rsidR="00C843E2" w:rsidRPr="00997F56" w:rsidRDefault="00C843E2" w:rsidP="00C843E2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97F56">
        <w:rPr>
          <w:rFonts w:ascii="Times New Roman" w:hAnsi="Times New Roman"/>
          <w:bCs/>
          <w:sz w:val="28"/>
          <w:szCs w:val="28"/>
        </w:rPr>
        <w:t xml:space="preserve">Основной целью создания поликультурной информационно-образовательной среды является повышение эффективности управления процессом обучения с учетом культурно-когнитивных и индивидуально-личностных особенностей студента. Предложена архитектура поликультурной ИОС, объединяющая все программные модули и сервисы непосредственно связанные с процессом обучения. </w:t>
      </w:r>
    </w:p>
    <w:p w:rsidR="00C843E2" w:rsidRPr="00997F56" w:rsidRDefault="00C843E2" w:rsidP="00C843E2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97F56">
        <w:rPr>
          <w:rFonts w:ascii="Times New Roman" w:hAnsi="Times New Roman"/>
          <w:bCs/>
          <w:sz w:val="28"/>
          <w:szCs w:val="28"/>
        </w:rPr>
        <w:t>В результате анализа культурно-когнитивного профиля, индивидуально-психологического профиля и компетентностного профиля представляется возможным построить модель ученика.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  <w:r w:rsidRPr="00997F56">
        <w:rPr>
          <w:rFonts w:ascii="Times New Roman" w:hAnsi="Times New Roman"/>
          <w:sz w:val="28"/>
          <w:szCs w:val="28"/>
        </w:rPr>
        <w:t xml:space="preserve">   Предполагается, что поликультурная ИОС должна обладать «культурным интеллектом», то есть иметь способность отображать различные интерфейсы и варианты учебного контента в зависимости от культурных и индивидуально-психологических особенностей обучаемого. Данная система также содержит мультиязычные семантические карты и глоссарии учебных дисциплин. Система предоставляет возможность голосового поиска и управления процессом обучения, мониторинга успеваемости и психоэмоционального состояния, система может  усиливать компетенцию преподавателя, выступать в качестве  сервиса-тренажера  для повышения квалификации</w:t>
      </w:r>
      <w:r w:rsidRPr="00997F56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Pr="00997F56">
        <w:rPr>
          <w:rFonts w:ascii="Times New Roman" w:hAnsi="Times New Roman"/>
          <w:sz w:val="28"/>
          <w:szCs w:val="28"/>
        </w:rPr>
        <w:t>Перед началом учебного процесса преподаватель получает рекомендации по выстраиванию образовательной и коммуникационной стратегии.</w:t>
      </w:r>
      <w:r w:rsidRPr="00997F56">
        <w:rPr>
          <w:rFonts w:ascii="Times New Roman" w:eastAsia="Times New Roman" w:hAnsi="Times New Roman"/>
          <w:color w:val="1A1A1A"/>
          <w:sz w:val="28"/>
          <w:szCs w:val="28"/>
          <w:lang w:eastAsia="ru-RU"/>
        </w:rPr>
        <w:t xml:space="preserve"> </w:t>
      </w:r>
      <w:r w:rsidRPr="00997F56">
        <w:rPr>
          <w:rFonts w:ascii="Times New Roman" w:eastAsiaTheme="minorEastAsia" w:hAnsi="Times New Roman"/>
          <w:sz w:val="28"/>
          <w:szCs w:val="28"/>
          <w:lang w:bidi="en-US"/>
        </w:rPr>
        <w:t xml:space="preserve">Индивидуальную </w:t>
      </w:r>
      <w:r w:rsidRPr="00997F56">
        <w:rPr>
          <w:rFonts w:ascii="Times New Roman" w:eastAsiaTheme="minorEastAsia" w:hAnsi="Times New Roman"/>
          <w:sz w:val="28"/>
          <w:szCs w:val="28"/>
          <w:lang w:bidi="en-US"/>
        </w:rPr>
        <w:lastRenderedPageBreak/>
        <w:t>образовательную траекторию (ИОТ) можно строить и дополнять с помощью рекомендательных сервисов, которые будут «предлагать» обучающемуся наиболее подходящие ему курсы, а в случае, если обучающийся решит выбрать предмет вне зоны рекомендаций, определять его возможные трудности. Таким образом, предполагается, что освоение курса будет проходить способом, наиболее подходящим к индивидуальным особенностям работы с информацией. Подобным образом можно оценивать не только внутренние, но и внешние курсы и образовательные программы, и давать обучающемуся рекомендации по развитию его компетентностного профиля основываясь на культурно-когнитивных предпочтениях, не только из внутренне доступных курсов, но и внешних курсов, выложенных в открытом доступе. Таким образом, воплощенным результатом реализации индивидуальной образовательной траектории на выходе будет некий «портрет» компетентностного профиля специалиста.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Theme="minorEastAsia" w:hAnsi="Times New Roman"/>
          <w:sz w:val="28"/>
          <w:szCs w:val="28"/>
          <w:lang w:bidi="en-US"/>
        </w:rPr>
      </w:pP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997F56">
        <w:rPr>
          <w:noProof/>
          <w:lang w:eastAsia="ru-RU"/>
        </w:rPr>
        <w:drawing>
          <wp:inline distT="0" distB="0" distL="0" distR="0" wp14:anchorId="27537435" wp14:editId="479DE700">
            <wp:extent cx="5941060" cy="3992245"/>
            <wp:effectExtent l="0" t="0" r="0" b="0"/>
            <wp:docPr id="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9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b/>
          <w:sz w:val="24"/>
          <w:szCs w:val="24"/>
        </w:rPr>
      </w:pPr>
      <w:r w:rsidRPr="00997F56">
        <w:rPr>
          <w:rFonts w:ascii="Times New Roman" w:hAnsi="Times New Roman"/>
          <w:b/>
          <w:sz w:val="24"/>
          <w:szCs w:val="24"/>
        </w:rPr>
        <w:t>Рис 5.1. Концептуальная модель поликультурной информационно-образовательной среды</w:t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997F56">
        <w:br w:type="page"/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59264" behindDoc="0" locked="0" layoutInCell="0" allowOverlap="1" wp14:anchorId="0FB3CB5C" wp14:editId="7F8D52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30365" cy="4743450"/>
            <wp:effectExtent l="0" t="0" r="0" b="0"/>
            <wp:wrapSquare wrapText="largest"/>
            <wp:docPr id="44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365" cy="474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hAnsi="Times New Roman"/>
          <w:b/>
          <w:sz w:val="24"/>
          <w:szCs w:val="24"/>
        </w:rPr>
      </w:pPr>
      <w:r w:rsidRPr="00997F56">
        <w:rPr>
          <w:rFonts w:ascii="Times New Roman" w:hAnsi="Times New Roman"/>
          <w:b/>
          <w:sz w:val="24"/>
          <w:szCs w:val="24"/>
        </w:rPr>
        <w:t>Рис 5.2. Модель поликультурной ИОС с точки зрения принципа знаниецентризма</w:t>
      </w:r>
    </w:p>
    <w:p w:rsidR="00C843E2" w:rsidRPr="00997F56" w:rsidRDefault="00C843E2" w:rsidP="00C843E2">
      <w:pPr>
        <w:spacing w:after="0" w:line="312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 xml:space="preserve">   В результате входного тестирования определяется культурно-когнитивный профиль, индивидуально-личностные особенности (по А.Ануашвили) и компетентностный профиль. Это позволяет «персонализировать» образовательную среду с помощью культурно-адаптивного интерфейса, культурно-релевантного учебного контента, релевантных контрольно-измерительных материалов, мультиязычных глоссариев дисциплин. В зависимости от параметров ученика преподаватель автоматически получает рекомендации по его стилю обучения и взаимодействию с ним. Модель предполагает персонального ИИ ассистента, обладающего «культурным интеллектом», систему управления обучением и поиска информации с помощью голосового поиска, возможность выстраивать динамическую компетентностную модель ученика.</w:t>
      </w:r>
      <w:r w:rsidRPr="00997F56">
        <w:rPr>
          <w:rFonts w:ascii="Times New Roman" w:hAnsi="Times New Roman"/>
          <w:bCs/>
          <w:sz w:val="28"/>
          <w:szCs w:val="28"/>
        </w:rPr>
        <w:t xml:space="preserve"> Поликультурная ИОС, построенная </w:t>
      </w:r>
      <w:r w:rsidRPr="00997F56">
        <w:rPr>
          <w:rFonts w:ascii="Times New Roman" w:hAnsi="Times New Roman"/>
          <w:bCs/>
          <w:i/>
          <w:sz w:val="28"/>
          <w:szCs w:val="28"/>
        </w:rPr>
        <w:t>по принципу знаниецентризма</w:t>
      </w:r>
      <w:r w:rsidRPr="00997F56">
        <w:rPr>
          <w:rFonts w:ascii="Times New Roman" w:hAnsi="Times New Roman"/>
          <w:bCs/>
          <w:sz w:val="28"/>
          <w:szCs w:val="28"/>
        </w:rPr>
        <w:t xml:space="preserve"> будет содержать в своей основе модели предметных областей, онтологию знаний и компетенций в данной предметной области, представленную в виде мультиязычных глоссариев </w:t>
      </w:r>
      <w:r w:rsidRPr="00997F56">
        <w:rPr>
          <w:rFonts w:ascii="Times New Roman" w:hAnsi="Times New Roman"/>
          <w:bCs/>
          <w:sz w:val="28"/>
          <w:szCs w:val="28"/>
        </w:rPr>
        <w:lastRenderedPageBreak/>
        <w:t xml:space="preserve">предметных областей, семантические карты дисциплин и предметных областей,  паспорта кометенций и компетентностные профили обучающихся согласно соответствующим образовательным стандартам. Наряду с вышеперечисленным поликультурная ИОС содержит базу характеристик индивидуально-психологических и культурно-специфичных характеристик обучающихся. Банк вариантов культурно-адаптивных интерфейсных решений, культурно-специфичного учебного контента, методик и контрольно-измерительных материалов. </w:t>
      </w:r>
    </w:p>
    <w:p w:rsidR="00C843E2" w:rsidRPr="00997F56" w:rsidRDefault="00C843E2" w:rsidP="00C843E2">
      <w:pPr>
        <w:pStyle w:val="a7"/>
        <w:spacing w:before="0" w:after="0" w:afterAutospacing="0" w:line="312" w:lineRule="auto"/>
        <w:jc w:val="both"/>
        <w:rPr>
          <w:sz w:val="28"/>
          <w:szCs w:val="28"/>
        </w:rPr>
      </w:pP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b/>
          <w:sz w:val="28"/>
          <w:szCs w:val="28"/>
        </w:rPr>
      </w:pPr>
      <w:r w:rsidRPr="00997F56">
        <w:rPr>
          <w:rFonts w:ascii="Times New Roman" w:hAnsi="Times New Roman"/>
          <w:b/>
          <w:sz w:val="28"/>
          <w:szCs w:val="28"/>
        </w:rPr>
        <w:t>Раздел 5.2. Алгоритм разработки и апробации культурно-адаптивных курсов в поликультурной ИОС «КОГИТО КЛАСС»</w:t>
      </w: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 xml:space="preserve">   Система должна уметь интерпретировать поведение учащегося в соответствии с его культурной группой и в результате «предлагать» ему ту или иную программу обучения и соответствующий интерфейс. Это может быть реализо</w:t>
      </w:r>
      <w:r w:rsidR="00DB6C6C">
        <w:rPr>
          <w:rFonts w:ascii="Times New Roman" w:hAnsi="Times New Roman"/>
          <w:sz w:val="28"/>
          <w:szCs w:val="28"/>
        </w:rPr>
        <w:t>вано следующим образом (рис. 5.3</w:t>
      </w:r>
      <w:bookmarkStart w:id="0" w:name="_GoBack"/>
      <w:bookmarkEnd w:id="0"/>
      <w:r w:rsidRPr="00997F56">
        <w:rPr>
          <w:rFonts w:ascii="Times New Roman" w:hAnsi="Times New Roman"/>
          <w:sz w:val="28"/>
          <w:szCs w:val="28"/>
        </w:rPr>
        <w:t>).</w:t>
      </w:r>
    </w:p>
    <w:p w:rsidR="00C843E2" w:rsidRPr="00997F56" w:rsidRDefault="00C843E2" w:rsidP="00C843E2">
      <w:pPr>
        <w:spacing w:after="0" w:line="312" w:lineRule="auto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 xml:space="preserve">   Для осуществления конструктивной образовательной коммуникации на «входе» мы определяем компетентностный профиль обучающегося и его культурно-когнитивные и индивидуально-личностные особенности, что дает нам в дальнейшем возможность выстраивания конструктивной образовательной стратегии.</w:t>
      </w:r>
    </w:p>
    <w:p w:rsidR="00C843E2" w:rsidRPr="00997F56" w:rsidRDefault="00C843E2" w:rsidP="00C843E2">
      <w:pPr>
        <w:spacing w:after="0" w:line="312" w:lineRule="auto"/>
        <w:rPr>
          <w:sz w:val="12"/>
          <w:szCs w:val="12"/>
        </w:rPr>
      </w:pPr>
      <w:r w:rsidRPr="00997F56">
        <w:rPr>
          <w:noProof/>
          <w:sz w:val="12"/>
          <w:szCs w:val="12"/>
          <w:lang w:eastAsia="ru-RU"/>
        </w:rPr>
        <w:lastRenderedPageBreak/>
        <w:drawing>
          <wp:anchor distT="0" distB="0" distL="0" distR="0" simplePos="0" relativeHeight="251660288" behindDoc="0" locked="0" layoutInCell="0" allowOverlap="1" wp14:anchorId="6BA3D12B" wp14:editId="069C4D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1880" cy="4335780"/>
            <wp:effectExtent l="0" t="0" r="0" b="0"/>
            <wp:wrapSquare wrapText="largest"/>
            <wp:docPr id="44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433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43E2" w:rsidRPr="00997F56" w:rsidRDefault="00C843E2" w:rsidP="00C843E2">
      <w:pPr>
        <w:spacing w:after="0" w:line="312" w:lineRule="auto"/>
        <w:rPr>
          <w:rFonts w:ascii="Times New Roman" w:hAnsi="Times New Roman"/>
          <w:b/>
          <w:sz w:val="24"/>
          <w:szCs w:val="24"/>
        </w:rPr>
      </w:pPr>
      <w:r w:rsidRPr="00997F56">
        <w:rPr>
          <w:rFonts w:ascii="Times New Roman" w:hAnsi="Times New Roman"/>
          <w:b/>
          <w:sz w:val="24"/>
          <w:szCs w:val="24"/>
        </w:rPr>
        <w:t>Рис. 5.3. Схема адаптивного и инвариантного дизайна курса для поликультурной ИОС</w:t>
      </w:r>
    </w:p>
    <w:p w:rsidR="00C843E2" w:rsidRPr="00997F56" w:rsidRDefault="00C843E2" w:rsidP="00C843E2">
      <w:pPr>
        <w:spacing w:after="0" w:line="312" w:lineRule="auto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Учебный процесс в кросс-культурной среде осуществляется на нескольких уровнях:</w:t>
      </w:r>
    </w:p>
    <w:p w:rsidR="00C843E2" w:rsidRPr="00997F56" w:rsidRDefault="00C843E2" w:rsidP="00C843E2">
      <w:pPr>
        <w:numPr>
          <w:ilvl w:val="0"/>
          <w:numId w:val="14"/>
        </w:numPr>
        <w:spacing w:after="0" w:line="312" w:lineRule="auto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уровень «преподаватель-студент» (очная коммуникация).</w:t>
      </w:r>
    </w:p>
    <w:p w:rsidR="00C843E2" w:rsidRPr="00997F56" w:rsidRDefault="00C843E2" w:rsidP="00C843E2">
      <w:pPr>
        <w:numPr>
          <w:ilvl w:val="0"/>
          <w:numId w:val="14"/>
        </w:numPr>
        <w:spacing w:after="0" w:line="312" w:lineRule="auto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уровень «студент-информационно-образовательная среда (ИОС)» (гибридная коммуникация).</w:t>
      </w:r>
    </w:p>
    <w:p w:rsidR="00C843E2" w:rsidRPr="00997F56" w:rsidRDefault="00C843E2" w:rsidP="00C843E2">
      <w:pPr>
        <w:numPr>
          <w:ilvl w:val="0"/>
          <w:numId w:val="14"/>
        </w:numPr>
        <w:spacing w:after="0" w:line="312" w:lineRule="auto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Уровень «Преподаватель-ИОС-студент».</w:t>
      </w:r>
    </w:p>
    <w:p w:rsidR="00C843E2" w:rsidRPr="00997F56" w:rsidRDefault="00C843E2" w:rsidP="00C843E2">
      <w:pPr>
        <w:spacing w:after="0" w:line="312" w:lineRule="auto"/>
        <w:ind w:left="360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 xml:space="preserve">Становится явной проблема специфики ретрансляции образовательного контента на каждом из этих уровней для поликультурной аудитории. </w:t>
      </w:r>
    </w:p>
    <w:p w:rsidR="00C843E2" w:rsidRPr="00997F56" w:rsidRDefault="00C843E2" w:rsidP="00C843E2">
      <w:pPr>
        <w:pStyle w:val="af1"/>
        <w:numPr>
          <w:ilvl w:val="0"/>
          <w:numId w:val="15"/>
        </w:numPr>
        <w:tabs>
          <w:tab w:val="clear" w:pos="0"/>
          <w:tab w:val="num" w:pos="350"/>
        </w:tabs>
        <w:spacing w:after="0" w:line="312" w:lineRule="auto"/>
        <w:ind w:left="1070"/>
        <w:jc w:val="both"/>
        <w:rPr>
          <w:rFonts w:ascii="Times New Roman" w:hAnsi="Times New Roman"/>
          <w:color w:val="333333"/>
          <w:sz w:val="28"/>
          <w:szCs w:val="28"/>
        </w:rPr>
      </w:pPr>
      <w:r w:rsidRPr="00997F56">
        <w:rPr>
          <w:rFonts w:ascii="Times New Roman" w:hAnsi="Times New Roman"/>
          <w:bCs/>
          <w:color w:val="000000"/>
          <w:sz w:val="28"/>
          <w:szCs w:val="28"/>
        </w:rPr>
        <w:t xml:space="preserve">На уровне </w:t>
      </w:r>
      <w:r w:rsidRPr="00997F56">
        <w:rPr>
          <w:rFonts w:ascii="Times New Roman" w:hAnsi="Times New Roman"/>
          <w:b/>
          <w:bCs/>
          <w:color w:val="000000"/>
          <w:sz w:val="28"/>
          <w:szCs w:val="28"/>
        </w:rPr>
        <w:t xml:space="preserve">Преподаватель-студент </w:t>
      </w:r>
      <w:r w:rsidRPr="00997F56">
        <w:rPr>
          <w:rFonts w:ascii="Times New Roman" w:hAnsi="Times New Roman"/>
          <w:bCs/>
          <w:color w:val="000000"/>
          <w:sz w:val="28"/>
          <w:szCs w:val="28"/>
        </w:rPr>
        <w:t xml:space="preserve">(очная коммуникация) </w:t>
      </w:r>
      <w:r w:rsidRPr="00997F56">
        <w:rPr>
          <w:rFonts w:ascii="Times New Roman" w:hAnsi="Times New Roman"/>
          <w:color w:val="000000"/>
          <w:sz w:val="28"/>
          <w:szCs w:val="28"/>
        </w:rPr>
        <w:t xml:space="preserve">в зависимости от культурно-когнитивного профиля обучающегося и его индивидуально-психологических особенностей преподавателем с помощью рекомендательных систем ИОС может быть подобран релевантный стиль обучения, релевантный образовательный контент, методы, дискурс, контрольно-измерительные материалы, учтена мотивационная и ценностная детерминация. </w:t>
      </w:r>
    </w:p>
    <w:p w:rsidR="00C843E2" w:rsidRPr="00997F56" w:rsidRDefault="00C843E2" w:rsidP="00C843E2">
      <w:pPr>
        <w:pStyle w:val="af1"/>
        <w:numPr>
          <w:ilvl w:val="0"/>
          <w:numId w:val="15"/>
        </w:numPr>
        <w:tabs>
          <w:tab w:val="clear" w:pos="0"/>
          <w:tab w:val="num" w:pos="350"/>
        </w:tabs>
        <w:spacing w:after="0" w:line="312" w:lineRule="auto"/>
        <w:ind w:left="1070"/>
        <w:jc w:val="both"/>
        <w:rPr>
          <w:rFonts w:ascii="Times New Roman" w:hAnsi="Times New Roman"/>
          <w:color w:val="333333"/>
          <w:sz w:val="28"/>
          <w:szCs w:val="28"/>
        </w:rPr>
      </w:pPr>
      <w:r w:rsidRPr="00997F56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На уровне «студент-ИОС</w:t>
      </w:r>
      <w:r w:rsidRPr="00997F56">
        <w:rPr>
          <w:rFonts w:ascii="Times New Roman" w:hAnsi="Times New Roman"/>
          <w:color w:val="000000"/>
          <w:sz w:val="28"/>
          <w:szCs w:val="28"/>
        </w:rPr>
        <w:t xml:space="preserve"> (дистанционное или смешанное обучение) большой интерес будут представлять способы и приемы интерактивной дидактической поддержки обучаемых в виртуальных поликультурных учебных средах (с помощью преподавателя и/или ИИ-ассистента) после первичной диагностики результатов.</w:t>
      </w:r>
    </w:p>
    <w:p w:rsidR="00C843E2" w:rsidRPr="00997F56" w:rsidRDefault="00C843E2" w:rsidP="00C843E2">
      <w:pPr>
        <w:pStyle w:val="af1"/>
        <w:numPr>
          <w:ilvl w:val="0"/>
          <w:numId w:val="15"/>
        </w:numPr>
        <w:tabs>
          <w:tab w:val="clear" w:pos="0"/>
          <w:tab w:val="num" w:pos="350"/>
        </w:tabs>
        <w:spacing w:after="0" w:line="312" w:lineRule="auto"/>
        <w:ind w:left="1070"/>
        <w:jc w:val="both"/>
        <w:rPr>
          <w:rFonts w:ascii="Times New Roman" w:hAnsi="Times New Roman"/>
          <w:color w:val="333333"/>
          <w:sz w:val="28"/>
          <w:szCs w:val="28"/>
        </w:rPr>
      </w:pPr>
      <w:r w:rsidRPr="00997F56">
        <w:rPr>
          <w:rFonts w:ascii="Times New Roman" w:hAnsi="Times New Roman"/>
          <w:b/>
          <w:bCs/>
          <w:color w:val="000000"/>
          <w:sz w:val="28"/>
          <w:szCs w:val="28"/>
        </w:rPr>
        <w:t xml:space="preserve">На уровне «преподаватель-ИОС-студент» </w:t>
      </w:r>
      <w:r w:rsidRPr="00997F56">
        <w:rPr>
          <w:rFonts w:ascii="Times New Roman" w:hAnsi="Times New Roman"/>
          <w:color w:val="000000"/>
          <w:sz w:val="28"/>
          <w:szCs w:val="28"/>
        </w:rPr>
        <w:t>важно обратить внимание на:</w:t>
      </w: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97F56">
        <w:rPr>
          <w:rFonts w:ascii="Times New Roman" w:hAnsi="Times New Roman"/>
          <w:color w:val="000000"/>
          <w:sz w:val="28"/>
          <w:szCs w:val="28"/>
        </w:rPr>
        <w:t>- Моделирование культурно-когнитивных, индивидуально личностных и компетентностных параметров студентов и отслеживание динамики данных показателей.</w:t>
      </w:r>
    </w:p>
    <w:p w:rsidR="00C843E2" w:rsidRPr="00997F56" w:rsidRDefault="00C843E2" w:rsidP="00C843E2">
      <w:pPr>
        <w:spacing w:after="0" w:line="312" w:lineRule="auto"/>
        <w:contextualSpacing/>
        <w:jc w:val="both"/>
        <w:rPr>
          <w:rFonts w:ascii="Times New Roman" w:hAnsi="Times New Roman"/>
          <w:color w:val="333333"/>
          <w:sz w:val="28"/>
          <w:szCs w:val="28"/>
        </w:rPr>
      </w:pPr>
      <w:r w:rsidRPr="00997F56">
        <w:rPr>
          <w:rFonts w:ascii="Times New Roman" w:hAnsi="Times New Roman"/>
          <w:color w:val="000000"/>
          <w:sz w:val="28"/>
          <w:szCs w:val="28"/>
        </w:rPr>
        <w:t xml:space="preserve">-Учет культурно-прагматического аспекта в проектировании структуры, содержания и интерфейса учебных сред, подразумевающих под собой комплекс средств педагогического воздействия (специфика мотивации, специфика представления учебных материалов, обработка, контроль, обратная связь). </w:t>
      </w:r>
    </w:p>
    <w:p w:rsidR="00C843E2" w:rsidRPr="00997F56" w:rsidRDefault="00C843E2" w:rsidP="00C843E2">
      <w:pPr>
        <w:spacing w:after="0" w:line="312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- Управление обучением и моделированием индивидуальной образовательной траекторией студента в поликультурной ИОС. Учет специфики стиля обучения.</w:t>
      </w:r>
    </w:p>
    <w:p w:rsidR="00C843E2" w:rsidRPr="00997F56" w:rsidRDefault="00C843E2" w:rsidP="00C843E2">
      <w:pPr>
        <w:spacing w:after="0" w:line="312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-Проблема адекватного выбора мультимедийных технологий и методов обучения для разных культурных групп.</w:t>
      </w:r>
    </w:p>
    <w:p w:rsidR="00C843E2" w:rsidRPr="00997F56" w:rsidRDefault="00C843E2" w:rsidP="00C843E2">
      <w:pPr>
        <w:spacing w:after="0" w:line="312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997F56">
        <w:rPr>
          <w:rFonts w:ascii="Times New Roman" w:hAnsi="Times New Roman"/>
          <w:sz w:val="28"/>
          <w:szCs w:val="28"/>
        </w:rPr>
        <w:t>-Формирование мультиязычных глоссариев и семантических карт учебных дисциплин.</w:t>
      </w: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97F56">
        <w:rPr>
          <w:rFonts w:ascii="Times New Roman" w:hAnsi="Times New Roman"/>
          <w:color w:val="000000"/>
          <w:sz w:val="28"/>
          <w:szCs w:val="28"/>
        </w:rPr>
        <w:t>- Адаптацию учебной информации, методов и контрольно-измерительных материалов под специфику ученика</w:t>
      </w:r>
      <w:del w:id="1" w:author="Пользователь Windows" w:date="2016-04-04T18:01:00Z">
        <w:r w:rsidRPr="00997F56">
          <w:rPr>
            <w:rFonts w:ascii="Times New Roman" w:hAnsi="Times New Roman"/>
            <w:color w:val="000000"/>
            <w:sz w:val="28"/>
            <w:szCs w:val="28"/>
          </w:rPr>
          <w:delText>.</w:delText>
        </w:r>
      </w:del>
      <w:r w:rsidRPr="00997F56">
        <w:rPr>
          <w:rFonts w:ascii="Times New Roman" w:hAnsi="Times New Roman"/>
          <w:color w:val="000000"/>
          <w:sz w:val="28"/>
          <w:szCs w:val="28"/>
        </w:rPr>
        <w:t xml:space="preserve"> (адаптация учебных заданий для разных культурных групп)</w:t>
      </w:r>
      <w:ins w:id="2" w:author="Пользователь Windows" w:date="2016-04-04T18:01:00Z">
        <w:r w:rsidRPr="00997F56">
          <w:rPr>
            <w:rFonts w:ascii="Times New Roman" w:hAnsi="Times New Roman"/>
            <w:color w:val="000000"/>
            <w:sz w:val="28"/>
            <w:szCs w:val="28"/>
          </w:rPr>
          <w:t>,</w:t>
        </w:r>
      </w:ins>
      <w:r w:rsidRPr="00997F56">
        <w:rPr>
          <w:rFonts w:ascii="Times New Roman" w:hAnsi="Times New Roman"/>
          <w:color w:val="000000"/>
          <w:sz w:val="28"/>
          <w:szCs w:val="28"/>
        </w:rPr>
        <w:t xml:space="preserve"> составление культурно-специфичных глоссариев дисциплин (неоднозначность терминологии в разных языках). Инвариантный контент подразумевает составление универсальных  глоссариев (словарей знаний) по дисциплинам и семантических карт дисциплин.</w:t>
      </w: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97F56">
        <w:rPr>
          <w:rFonts w:ascii="Times New Roman" w:hAnsi="Times New Roman"/>
          <w:color w:val="000000"/>
          <w:sz w:val="28"/>
          <w:szCs w:val="28"/>
        </w:rPr>
        <w:t>- ИИ ассистент, обладающий культурным интеллектом.</w:t>
      </w:r>
    </w:p>
    <w:p w:rsidR="00C843E2" w:rsidRPr="00997F56" w:rsidRDefault="00C843E2" w:rsidP="00C843E2"/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</w:p>
    <w:p w:rsidR="00C843E2" w:rsidRPr="00997F56" w:rsidRDefault="00C843E2" w:rsidP="00C843E2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spacing w:after="0" w:line="312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C843E2" w:rsidRPr="00997F56" w:rsidRDefault="00C843E2" w:rsidP="00C843E2">
      <w:pPr>
        <w:spacing w:after="0" w:line="312" w:lineRule="auto"/>
        <w:rPr>
          <w:rFonts w:ascii="Times New Roman" w:hAnsi="Times New Roman"/>
          <w:sz w:val="28"/>
          <w:szCs w:val="28"/>
        </w:rPr>
      </w:pP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C843E2" w:rsidRPr="00997F56" w:rsidRDefault="00C843E2" w:rsidP="00C843E2">
      <w:pPr>
        <w:spacing w:after="0" w:line="312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997F56">
        <w:rPr>
          <w:rFonts w:ascii="Times New Roman" w:hAnsi="Times New Roman"/>
          <w:iCs/>
          <w:sz w:val="28"/>
          <w:szCs w:val="28"/>
        </w:rPr>
        <w:lastRenderedPageBreak/>
        <w:t xml:space="preserve">   </w:t>
      </w:r>
    </w:p>
    <w:p w:rsidR="00C843E2" w:rsidRPr="005769AE" w:rsidRDefault="00C843E2" w:rsidP="00C843E2">
      <w:pPr>
        <w:spacing w:after="0" w:line="312" w:lineRule="auto"/>
        <w:jc w:val="both"/>
        <w:rPr>
          <w:rFonts w:ascii="Times New Roman" w:hAnsi="Times New Roman"/>
          <w:b/>
          <w:sz w:val="28"/>
          <w:szCs w:val="28"/>
        </w:rPr>
      </w:pPr>
      <w:r w:rsidRPr="005769AE">
        <w:rPr>
          <w:rFonts w:ascii="Times New Roman" w:hAnsi="Times New Roman"/>
          <w:b/>
          <w:sz w:val="28"/>
          <w:szCs w:val="28"/>
        </w:rPr>
        <w:t xml:space="preserve">Раздел 5.3. Проблема этики ИИ-ассистентов в поликультурной ИОС </w:t>
      </w:r>
    </w:p>
    <w:p w:rsidR="00C843E2" w:rsidRPr="005769AE" w:rsidRDefault="00C843E2" w:rsidP="00C843E2">
      <w:pPr>
        <w:pStyle w:val="itmain"/>
        <w:spacing w:beforeAutospacing="0" w:after="0" w:afterAutospacing="0" w:line="312" w:lineRule="auto"/>
        <w:jc w:val="both"/>
        <w:rPr>
          <w:sz w:val="28"/>
          <w:szCs w:val="28"/>
        </w:rPr>
      </w:pPr>
      <w:r w:rsidRPr="005769AE">
        <w:rPr>
          <w:color w:val="1A1A1A"/>
          <w:sz w:val="28"/>
          <w:szCs w:val="28"/>
        </w:rPr>
        <w:t xml:space="preserve">      В поликультурной ИОС ИИ может выполнять функции ментора и ассистента учебного процесса. Основная задача разработчиков научить ИИ вести себя в процессе образовательной коммуникации исходя из общечеловеческих и культурно-специфичных принципов морали и этики по-человечески «эмпатично», но при этом непредвзято. </w:t>
      </w:r>
      <w:r w:rsidRPr="005769AE">
        <w:rPr>
          <w:sz w:val="28"/>
          <w:szCs w:val="28"/>
        </w:rPr>
        <w:t>В процессе «воспитания» ИИ ассистента помимо общечеловеческого этического и морального кодекса имеет смысл добавить еще и культурно-специфический (по основным культурным группам) свод этических правил и норм. Научить ИИ этическому общению в рамках этнокультурных и религиозных особенностей возможно, задав ему основные алгоритмы и скрипты коммуникации, характерные для разных культур: базовые ценности, специфика дискурса, табу, религиозные табу, стереотипы и предрассудки и т.п.</w:t>
      </w:r>
      <w:r w:rsidRPr="005769AE">
        <w:rPr>
          <w:iCs/>
          <w:sz w:val="28"/>
          <w:szCs w:val="28"/>
        </w:rPr>
        <w:t xml:space="preserve">   ИИ в поликультурных ИОС может брать на себя задачи по адаптации учащегося в учебный процесс, отслеживании его состояния и навыков, обращения к педагогическому персоналу в случае возникновения сложно интерпретируемых проблем. Необходимо привлекать к данной работе специалистов по нейронным сетям, ИИ, адаптивным интерфейсам, педагогов, методистов, этнопсихологов, психологов, инженеров, тестировщиков и разработчиков.</w:t>
      </w:r>
    </w:p>
    <w:p w:rsidR="00C843E2" w:rsidRPr="005769AE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5769AE">
        <w:rPr>
          <w:rFonts w:ascii="Times New Roman" w:hAnsi="Times New Roman"/>
          <w:sz w:val="28"/>
          <w:szCs w:val="28"/>
        </w:rPr>
        <w:t xml:space="preserve">     Нами описаны дизайн и архитектура современной ИОС, возможные способы адаптации контента и интерфейса под культурно-когнитивные особенности обучающихся, формирование динамической компетентностной модели обучающегося. Технологии ИИ способствуют инклюзии лиц с ограниченными возможностями в учебный процесс, а также данные технологии способствуют быстрой адаптации учащихся из других регионов, стран и культур. Возможности ИОС обеспечивают сбор и анализ данных, персонализированные треки и электронное портфолио, рекомендательные сервисы и т.п.</w:t>
      </w:r>
      <w:r w:rsidRPr="005769AE">
        <w:rPr>
          <w:rFonts w:ascii="Times New Roman" w:eastAsia="Times New Roman" w:hAnsi="Times New Roman"/>
          <w:sz w:val="28"/>
          <w:szCs w:val="28"/>
          <w:lang w:bidi="en-US"/>
        </w:rPr>
        <w:t xml:space="preserve"> </w:t>
      </w:r>
      <w:r w:rsidRPr="005769AE">
        <w:rPr>
          <w:rFonts w:ascii="Times New Roman" w:hAnsi="Times New Roman"/>
          <w:color w:val="000000"/>
          <w:sz w:val="28"/>
          <w:szCs w:val="28"/>
        </w:rPr>
        <w:t>Прогнозируя следующий этап развития эргатических систем управления обучением, следует предположить, что они во многом облегчат преподавателю его «участь». Часть «нагрузки», носящий рутинный характер возьмет на себя искусственный интеллект: профайлер настроения, распознавания эмоций в процессе коммуникации, «трекеры настроения»); рекомендательные сервисы и электронные портфолио помогут усилить эффект персонализации – возможность работать с «когнитивно-</w:t>
      </w:r>
      <w:r w:rsidRPr="005769AE">
        <w:rPr>
          <w:rFonts w:ascii="Times New Roman" w:hAnsi="Times New Roman"/>
          <w:color w:val="000000"/>
          <w:sz w:val="28"/>
          <w:szCs w:val="28"/>
        </w:rPr>
        <w:lastRenderedPageBreak/>
        <w:t xml:space="preserve">психологической и компетентностной моделью обучающегося не только в статике, но и в динамике. Системы управления обучением позволят нам иметь индивидуальный и групповой культурно-когнитивный и компетентностный профиль, исходя из которого преподаватель будет получать автоматические рекомендации по типам заданий, контрольно-измерительных материалов, учебного контента и способов индивидуальной и групповой коммуникации. </w:t>
      </w:r>
    </w:p>
    <w:p w:rsidR="00C843E2" w:rsidRPr="005769AE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5769AE">
        <w:rPr>
          <w:rFonts w:ascii="Times New Roman" w:hAnsi="Times New Roman"/>
          <w:b/>
          <w:iCs/>
          <w:color w:val="000000"/>
          <w:sz w:val="28"/>
          <w:szCs w:val="28"/>
        </w:rPr>
        <w:t xml:space="preserve">  </w:t>
      </w:r>
      <w:r w:rsidRPr="005769AE">
        <w:rPr>
          <w:rFonts w:ascii="Times New Roman" w:hAnsi="Times New Roman"/>
          <w:b/>
          <w:sz w:val="28"/>
          <w:szCs w:val="28"/>
        </w:rPr>
        <w:t>В заключении</w:t>
      </w:r>
      <w:r w:rsidRPr="005769AE">
        <w:rPr>
          <w:rFonts w:ascii="Times New Roman" w:hAnsi="Times New Roman"/>
          <w:sz w:val="28"/>
          <w:szCs w:val="28"/>
        </w:rPr>
        <w:t xml:space="preserve"> сформулированы основные теоретические и практические результаты работы, описаны перспективы дальнейшего исследования в данной области. </w:t>
      </w:r>
    </w:p>
    <w:p w:rsidR="00C843E2" w:rsidRPr="005769AE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5769AE">
        <w:rPr>
          <w:rFonts w:ascii="Times New Roman" w:hAnsi="Times New Roman"/>
          <w:sz w:val="28"/>
          <w:szCs w:val="28"/>
        </w:rPr>
        <w:t>1.В работе сформулированы основания для дифференцированного подхода к обучающимся в поликультурной ИОС, основанные на культурно-когнитивных и индивидуально-психологических параметрах.</w:t>
      </w:r>
    </w:p>
    <w:p w:rsidR="00C843E2" w:rsidRPr="006F020C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5769AE">
        <w:rPr>
          <w:rFonts w:ascii="Times New Roman" w:hAnsi="Times New Roman"/>
          <w:sz w:val="28"/>
          <w:szCs w:val="28"/>
        </w:rPr>
        <w:t>2.Разработаны и сформулированы</w:t>
      </w:r>
      <w:r w:rsidRPr="006F020C">
        <w:rPr>
          <w:rFonts w:ascii="Times New Roman" w:hAnsi="Times New Roman"/>
          <w:sz w:val="28"/>
          <w:szCs w:val="28"/>
        </w:rPr>
        <w:t xml:space="preserve"> методологические и феноменологические постулаты кросс-культурной дидактики.</w:t>
      </w:r>
    </w:p>
    <w:p w:rsidR="00C843E2" w:rsidRPr="006F020C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Pr="006F020C">
        <w:rPr>
          <w:rFonts w:ascii="Times New Roman" w:hAnsi="Times New Roman"/>
          <w:sz w:val="28"/>
          <w:szCs w:val="28"/>
        </w:rPr>
        <w:t xml:space="preserve">Сформулированы принципы конструктивного управления обучением в поликультурной ИОС. Поликультурная информационно-образовательная среда позволяет управлять процессом обучения с учетом культурно-когнитивных, индивидуально-психологических параметров личности с возможностью выстраивания динамической модели компетенций. Технические возможности среды позволяют построить модель ученика, учесть стиль обучения. </w:t>
      </w:r>
    </w:p>
    <w:p w:rsidR="00C843E2" w:rsidRPr="006F020C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</w:p>
    <w:p w:rsidR="00C843E2" w:rsidRPr="006F020C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F020C">
        <w:rPr>
          <w:rFonts w:ascii="Times New Roman" w:hAnsi="Times New Roman"/>
          <w:sz w:val="28"/>
          <w:szCs w:val="28"/>
        </w:rPr>
        <w:t xml:space="preserve">Разработана и описана специфика архитектуры и дизайна поликультурной ИОС. Критерии, по которым должна строиться поликультурная информационно-образовательная среда новой формации: коммуникационный критерий (изменение традиционных форм коммуникации в системе «преподаватель – студент» посредством ИОС), методический (появление культурно-адаптивных методов работы с учебной информацией), контентный (дифференциация и возможная неоднородность учебного контента в образовательном процессе), информационный (разработка и использование образовательных ресурсов, учитывающих культурную специфику восприятия и работы с информацией). </w:t>
      </w:r>
    </w:p>
    <w:p w:rsidR="00C843E2" w:rsidRPr="006F020C" w:rsidRDefault="00C843E2" w:rsidP="00C843E2">
      <w:pPr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6F020C">
        <w:rPr>
          <w:rFonts w:ascii="Times New Roman" w:hAnsi="Times New Roman"/>
          <w:sz w:val="28"/>
          <w:szCs w:val="28"/>
        </w:rPr>
        <w:t xml:space="preserve">Разработаны и описаны макеты культурно-адаптивных интерфейсов, принципы организации культурно-адаптивного контента, методов обучения, банка контрольно-измерительных материалов. Появляется возможность </w:t>
      </w:r>
      <w:r w:rsidRPr="006F020C">
        <w:rPr>
          <w:rFonts w:ascii="Times New Roman" w:hAnsi="Times New Roman"/>
          <w:sz w:val="28"/>
          <w:szCs w:val="28"/>
        </w:rPr>
        <w:lastRenderedPageBreak/>
        <w:t>адаптации материала под особенности обучающихся с помощью возможностей ИОС: учитываются индивидуально-психологические и культурно-специфические особенности обучающихся, адаптируется учебный контент и методы, отслеживается прогресс в обучении и формирование компетентностного профиля обучающегося. Впервые разработан и описан алгоритм организации учебного процесса</w:t>
      </w:r>
      <w:r>
        <w:rPr>
          <w:rFonts w:ascii="Times New Roman" w:hAnsi="Times New Roman"/>
          <w:sz w:val="28"/>
          <w:szCs w:val="28"/>
        </w:rPr>
        <w:t xml:space="preserve"> в ИОС с точки зрения принципа знаниецентризма.</w:t>
      </w:r>
    </w:p>
    <w:p w:rsidR="00916FC0" w:rsidRDefault="00916FC0" w:rsidP="00857A2A">
      <w:pPr>
        <w:pStyle w:val="a7"/>
        <w:spacing w:before="0" w:after="0" w:afterAutospacing="0" w:line="312" w:lineRule="auto"/>
        <w:jc w:val="both"/>
        <w:rPr>
          <w:sz w:val="28"/>
          <w:szCs w:val="28"/>
        </w:rPr>
      </w:pPr>
    </w:p>
    <w:p w:rsidR="00916FC0" w:rsidRDefault="00916FC0" w:rsidP="00857A2A">
      <w:pPr>
        <w:pStyle w:val="ab"/>
        <w:spacing w:before="0" w:after="0" w:line="312" w:lineRule="auto"/>
        <w:rPr>
          <w:rStyle w:val="a4"/>
          <w:rFonts w:ascii="Times New Roman" w:hAnsi="Times New Roman"/>
          <w:b/>
          <w:sz w:val="28"/>
          <w:szCs w:val="28"/>
        </w:rPr>
      </w:pPr>
    </w:p>
    <w:p w:rsidR="005D64D6" w:rsidRDefault="005D64D6" w:rsidP="005D64D6">
      <w:pPr>
        <w:pStyle w:val="ab"/>
        <w:spacing w:before="0" w:after="0" w:line="312" w:lineRule="auto"/>
        <w:rPr>
          <w:rFonts w:ascii="Times New Roman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hAnsi="Times New Roman"/>
          <w:b/>
          <w:sz w:val="28"/>
          <w:szCs w:val="28"/>
        </w:rPr>
        <w:t>ПУБЛИКАЦИИ: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color w:val="000000"/>
          <w:sz w:val="28"/>
          <w:szCs w:val="28"/>
        </w:rPr>
        <w:t>Основные положения диссертационного исследования отражены в следующих   пу</w:t>
      </w:r>
      <w:r w:rsidR="00F3592E">
        <w:rPr>
          <w:rStyle w:val="a4"/>
          <w:rFonts w:ascii="Times New Roman" w:hAnsi="Times New Roman"/>
          <w:color w:val="000000"/>
          <w:sz w:val="28"/>
          <w:szCs w:val="28"/>
        </w:rPr>
        <w:t>бликациях автора (общий объем п</w:t>
      </w:r>
      <w:r>
        <w:rPr>
          <w:rStyle w:val="a4"/>
          <w:rFonts w:ascii="Times New Roman" w:hAnsi="Times New Roman"/>
          <w:color w:val="000000"/>
          <w:sz w:val="28"/>
          <w:szCs w:val="28"/>
        </w:rPr>
        <w:t>л):</w:t>
      </w:r>
    </w:p>
    <w:p w:rsidR="005D64D6" w:rsidRDefault="005D64D6" w:rsidP="005D64D6">
      <w:pPr>
        <w:pStyle w:val="3"/>
        <w:numPr>
          <w:ilvl w:val="0"/>
          <w:numId w:val="0"/>
        </w:numPr>
        <w:tabs>
          <w:tab w:val="left" w:pos="390"/>
        </w:tabs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Style w:val="a4"/>
          <w:rFonts w:ascii="Times New Roman" w:hAnsi="Times New Roman"/>
          <w:b/>
        </w:rPr>
        <w:t>Монографии: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sz w:val="28"/>
          <w:szCs w:val="28"/>
        </w:rPr>
        <w:t>Таратухина Ю.В.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Особенности и проблемы образовательной коммуникации в поликультурном пространстве: на пути к кросс-культурной мультимедийной дидактике. М. : ООО "Букатон", 2013.</w:t>
      </w:r>
    </w:p>
    <w:p w:rsidR="00567D8C" w:rsidRDefault="005D64D6" w:rsidP="00567D8C">
      <w:pPr>
        <w:pStyle w:val="a7"/>
        <w:spacing w:before="0" w:after="0" w:afterAutospacing="0" w:line="312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Жаров В.К., Таратухина Ю.В. Педагогический конструктивизм в кросс-культурной среде М – Янус-К, 2015</w:t>
      </w:r>
    </w:p>
    <w:p w:rsidR="005D64D6" w:rsidRPr="00114672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Жаров В.К. Таратухина Ю.В. Феноменология кросс-культурного образования. М</w:t>
      </w:r>
      <w:r w:rsidRPr="00114672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Янус</w:t>
      </w:r>
      <w:r w:rsidRPr="0011467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</w:t>
      </w:r>
      <w:r w:rsidRPr="00114672">
        <w:rPr>
          <w:sz w:val="28"/>
          <w:szCs w:val="28"/>
          <w:lang w:val="en-US"/>
        </w:rPr>
        <w:t>, 2016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>Taratuhina Y. Bleskina I.A.The basics of cross-cultural didactics.. M.Yanus-K.2017</w:t>
      </w:r>
    </w:p>
    <w:p w:rsidR="005D64D6" w:rsidRDefault="005D64D6" w:rsidP="005D64D6">
      <w:pPr>
        <w:shd w:val="clear" w:color="auto" w:fill="FFFFFF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1A1A1A"/>
          <w:sz w:val="28"/>
          <w:szCs w:val="28"/>
        </w:rPr>
        <w:t>М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.</w:t>
      </w:r>
      <w:r>
        <w:rPr>
          <w:rFonts w:ascii="Times New Roman" w:eastAsia="Times New Roman" w:hAnsi="Times New Roman"/>
          <w:color w:val="1A1A1A"/>
          <w:sz w:val="28"/>
          <w:szCs w:val="28"/>
        </w:rPr>
        <w:t>П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Фархадов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/>
          <w:color w:val="1A1A1A"/>
          <w:sz w:val="28"/>
          <w:szCs w:val="28"/>
        </w:rPr>
        <w:t>Ю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.</w:t>
      </w:r>
      <w:r>
        <w:rPr>
          <w:rFonts w:ascii="Times New Roman" w:eastAsia="Times New Roman" w:hAnsi="Times New Roman"/>
          <w:color w:val="1A1A1A"/>
          <w:sz w:val="28"/>
          <w:szCs w:val="28"/>
        </w:rPr>
        <w:t>В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Таратухина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,</w:t>
      </w:r>
      <w:r>
        <w:rPr>
          <w:rFonts w:ascii="Times New Roman" w:eastAsia="Times New Roman" w:hAnsi="Times New Roman"/>
          <w:color w:val="1A1A1A"/>
          <w:sz w:val="28"/>
          <w:szCs w:val="28"/>
        </w:rPr>
        <w:t>О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.</w:t>
      </w:r>
      <w:r>
        <w:rPr>
          <w:rFonts w:ascii="Times New Roman" w:eastAsia="Times New Roman" w:hAnsi="Times New Roman"/>
          <w:color w:val="1A1A1A"/>
          <w:sz w:val="28"/>
          <w:szCs w:val="28"/>
        </w:rPr>
        <w:t>В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Блинова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/>
          <w:color w:val="1A1A1A"/>
          <w:sz w:val="28"/>
          <w:szCs w:val="28"/>
        </w:rPr>
        <w:t>Е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.</w:t>
      </w:r>
      <w:r>
        <w:rPr>
          <w:rFonts w:ascii="Times New Roman" w:eastAsia="Times New Roman" w:hAnsi="Times New Roman"/>
          <w:color w:val="1A1A1A"/>
          <w:sz w:val="28"/>
          <w:szCs w:val="28"/>
        </w:rPr>
        <w:t>В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Панкратова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/>
          <w:color w:val="1A1A1A"/>
          <w:sz w:val="28"/>
          <w:szCs w:val="28"/>
        </w:rPr>
        <w:t>А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>.</w:t>
      </w:r>
      <w:r>
        <w:rPr>
          <w:rFonts w:ascii="Times New Roman" w:eastAsia="Times New Roman" w:hAnsi="Times New Roman"/>
          <w:color w:val="1A1A1A"/>
          <w:sz w:val="28"/>
          <w:szCs w:val="28"/>
        </w:rPr>
        <w:t>В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Таратухин</w:t>
      </w:r>
      <w:r w:rsidRPr="00114672">
        <w:rPr>
          <w:rFonts w:ascii="Times New Roman" w:eastAsia="Times New Roman" w:hAnsi="Times New Roman"/>
          <w:color w:val="1A1A1A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1A1A1A"/>
          <w:sz w:val="28"/>
          <w:szCs w:val="28"/>
        </w:rPr>
        <w:t>Об интеграции интеллекта человека и искусственного интеллекта: теория и применение в науке, образовании и бизнесе. М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.: </w:t>
      </w:r>
      <w:r>
        <w:rPr>
          <w:rFonts w:ascii="Times New Roman" w:eastAsia="Times New Roman" w:hAnsi="Times New Roman"/>
          <w:color w:val="1A1A1A"/>
          <w:sz w:val="28"/>
          <w:szCs w:val="28"/>
        </w:rPr>
        <w:t>Изд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>-</w:t>
      </w:r>
      <w:r>
        <w:rPr>
          <w:rFonts w:ascii="Times New Roman" w:eastAsia="Times New Roman" w:hAnsi="Times New Roman"/>
          <w:color w:val="1A1A1A"/>
          <w:sz w:val="28"/>
          <w:szCs w:val="28"/>
        </w:rPr>
        <w:t>во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1A1A1A"/>
          <w:sz w:val="28"/>
          <w:szCs w:val="28"/>
        </w:rPr>
        <w:t>РуСайнс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, 2023 </w:t>
      </w:r>
      <w:r>
        <w:rPr>
          <w:rFonts w:ascii="Times New Roman" w:eastAsia="Times New Roman" w:hAnsi="Times New Roman"/>
          <w:color w:val="1A1A1A"/>
          <w:sz w:val="28"/>
          <w:szCs w:val="28"/>
        </w:rPr>
        <w:t>г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>. - 200</w:t>
      </w:r>
      <w:r>
        <w:rPr>
          <w:rFonts w:ascii="Times New Roman" w:eastAsia="Times New Roman" w:hAnsi="Times New Roman"/>
          <w:color w:val="1A1A1A"/>
          <w:sz w:val="28"/>
          <w:szCs w:val="28"/>
        </w:rPr>
        <w:t>с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>.</w:t>
      </w:r>
    </w:p>
    <w:p w:rsidR="005D64D6" w:rsidRDefault="005D64D6" w:rsidP="005D64D6">
      <w:pPr>
        <w:shd w:val="clear" w:color="auto" w:fill="FFFFFF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1A1A1A"/>
          <w:sz w:val="28"/>
          <w:szCs w:val="28"/>
        </w:rPr>
        <w:t>Ю.В.Таратухина, Л.А. Цыганова, Е.Ю.Горохова. Культурный интеллект и культурная грамотность в постглобальном мире. М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.: </w:t>
      </w:r>
      <w:r>
        <w:rPr>
          <w:rFonts w:ascii="Times New Roman" w:eastAsia="Times New Roman" w:hAnsi="Times New Roman"/>
          <w:color w:val="1A1A1A"/>
          <w:sz w:val="28"/>
          <w:szCs w:val="28"/>
        </w:rPr>
        <w:t>Изд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>-</w:t>
      </w:r>
      <w:r>
        <w:rPr>
          <w:rFonts w:ascii="Times New Roman" w:eastAsia="Times New Roman" w:hAnsi="Times New Roman"/>
          <w:color w:val="1A1A1A"/>
          <w:sz w:val="28"/>
          <w:szCs w:val="28"/>
        </w:rPr>
        <w:t>во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1A1A1A"/>
          <w:sz w:val="28"/>
          <w:szCs w:val="28"/>
        </w:rPr>
        <w:t>РуСайнс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 xml:space="preserve">, 2024 </w:t>
      </w:r>
      <w:r>
        <w:rPr>
          <w:rFonts w:ascii="Times New Roman" w:eastAsia="Times New Roman" w:hAnsi="Times New Roman"/>
          <w:color w:val="1A1A1A"/>
          <w:sz w:val="28"/>
          <w:szCs w:val="28"/>
        </w:rPr>
        <w:t>г</w:t>
      </w:r>
      <w:r w:rsidRPr="00337402">
        <w:rPr>
          <w:rFonts w:ascii="Times New Roman" w:eastAsia="Times New Roman" w:hAnsi="Times New Roman"/>
          <w:color w:val="1A1A1A"/>
          <w:sz w:val="28"/>
          <w:szCs w:val="28"/>
        </w:rPr>
        <w:t>. - 200</w:t>
      </w:r>
      <w:r>
        <w:rPr>
          <w:rFonts w:ascii="Times New Roman" w:eastAsia="Times New Roman" w:hAnsi="Times New Roman"/>
          <w:color w:val="1A1A1A"/>
          <w:sz w:val="28"/>
          <w:szCs w:val="28"/>
        </w:rPr>
        <w:t>с</w:t>
      </w:r>
    </w:p>
    <w:p w:rsidR="005D64D6" w:rsidRDefault="005D64D6" w:rsidP="005D64D6">
      <w:pPr>
        <w:shd w:val="clear" w:color="auto" w:fill="FFFFFF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Актуальные проблемы цифровой трансформации экономики, образования и государственного управления. Монография//Авторы-составители: Н.О. Омарова, М.П. Фархадов, Ю.В. Таратухина. – Махачкала: АЛЕФ, 2022. – 268 с. Махачкала: Алеф, 2022. – 268 с.</w:t>
      </w:r>
    </w:p>
    <w:p w:rsidR="005D64D6" w:rsidRDefault="005D64D6" w:rsidP="005D64D6">
      <w:pPr>
        <w:shd w:val="clear" w:color="auto" w:fill="FFFFFF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Технологии искусственного интеллекта в современном мире. Коллективная монография. – Махачкала: </w:t>
      </w:r>
      <w:r>
        <w:rPr>
          <w:rFonts w:ascii="Times New Roman" w:hAnsi="Times New Roman"/>
          <w:color w:val="000000"/>
          <w:sz w:val="28"/>
          <w:szCs w:val="28"/>
        </w:rPr>
        <w:t>Авторы-составители: Н.О. Омарова, М.П. Фархадов, Ю.В. Таратухина//</w:t>
      </w:r>
      <w:r>
        <w:rPr>
          <w:rFonts w:ascii="Times New Roman" w:hAnsi="Times New Roman"/>
          <w:sz w:val="28"/>
          <w:szCs w:val="28"/>
        </w:rPr>
        <w:t>Издательство АЛЕФ, 2023. – 184 с</w:t>
      </w:r>
    </w:p>
    <w:p w:rsidR="005D64D6" w:rsidRDefault="005D64D6" w:rsidP="005D64D6">
      <w:pPr>
        <w:pStyle w:val="3"/>
        <w:numPr>
          <w:ilvl w:val="0"/>
          <w:numId w:val="0"/>
        </w:numPr>
        <w:tabs>
          <w:tab w:val="left" w:pos="285"/>
        </w:tabs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Style w:val="a4"/>
          <w:rFonts w:ascii="Times New Roman" w:hAnsi="Times New Roman"/>
          <w:b/>
        </w:rPr>
        <w:t>Главы в коллективных монографиях:</w:t>
      </w:r>
    </w:p>
    <w:p w:rsidR="005D64D6" w:rsidRDefault="00DB6C6C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hyperlink r:id="rId15">
        <w:r w:rsidR="005D64D6">
          <w:rPr>
            <w:rFonts w:ascii="Times New Roman" w:hAnsi="Times New Roman"/>
            <w:color w:val="000000"/>
            <w:sz w:val="28"/>
            <w:szCs w:val="28"/>
          </w:rPr>
          <w:t>Таратухина Ю.В. Культурная специфика образовательных систем / Технологии искусственного интеллекта в современном мире. Махачкала: Алеф, 2023. С. 77-97.</w:t>
        </w:r>
      </w:hyperlink>
    </w:p>
    <w:p w:rsidR="005D64D6" w:rsidRDefault="00DB6C6C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hyperlink r:id="rId16">
        <w:r w:rsidR="005D64D6">
          <w:rPr>
            <w:rFonts w:ascii="Times New Roman" w:hAnsi="Times New Roman"/>
            <w:color w:val="000000"/>
            <w:sz w:val="28"/>
            <w:szCs w:val="28"/>
          </w:rPr>
          <w:t>Таратухина Ю.В., Авдеева З.К. Проблемы целеполагания личности в цифровых средах, ориентированных на образование / Цифровые технологии как основа инновационных процессов в образовании. М.: Янус-К, 2021. С. 104-136.</w:t>
        </w:r>
      </w:hyperlink>
    </w:p>
    <w:p w:rsidR="005D64D6" w:rsidRDefault="005D64D6" w:rsidP="005D64D6">
      <w:pPr>
        <w:pStyle w:val="3"/>
        <w:numPr>
          <w:ilvl w:val="0"/>
          <w:numId w:val="0"/>
        </w:numPr>
        <w:tabs>
          <w:tab w:val="left" w:pos="285"/>
        </w:tabs>
        <w:spacing w:before="0" w:after="0" w:line="312" w:lineRule="auto"/>
        <w:rPr>
          <w:rStyle w:val="a4"/>
          <w:rFonts w:ascii="Times New Roman" w:hAnsi="Times New Roman"/>
          <w:b/>
        </w:rPr>
      </w:pPr>
      <w:r>
        <w:rPr>
          <w:rStyle w:val="a4"/>
          <w:rFonts w:ascii="Times New Roman" w:hAnsi="Times New Roman"/>
          <w:b/>
        </w:rPr>
        <w:t>Учебники и учебные пособия:</w:t>
      </w:r>
    </w:p>
    <w:p w:rsidR="0059483C" w:rsidRDefault="0059483C" w:rsidP="0059483C">
      <w:pPr>
        <w:spacing w:after="0" w:line="312" w:lineRule="auto"/>
        <w:rPr>
          <w:rStyle w:val="a4"/>
          <w:rFonts w:ascii="Times New Roman" w:hAnsi="Times New Roman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/>
          <w:b w:val="0"/>
          <w:sz w:val="28"/>
          <w:szCs w:val="28"/>
        </w:rPr>
        <w:t>Таратухина Ю.В.Теория и практика кросс-культурной дидактики. М: Юрайт – 2020</w:t>
      </w:r>
    </w:p>
    <w:p w:rsidR="0059483C" w:rsidRPr="0059483C" w:rsidRDefault="0059483C" w:rsidP="0059483C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sz w:val="28"/>
          <w:szCs w:val="28"/>
        </w:rPr>
        <w:t>Таратухина Ю.В.Основы кросс-культурной дидактики. Учебное пособие. М. Янус-К. 2015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sz w:val="28"/>
          <w:szCs w:val="28"/>
        </w:rPr>
        <w:t>Таратухина Ю.В. Авдеева .З.К. Педагогика высшей школы в современном мире. М. Юрайт. 2020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sz w:val="28"/>
          <w:szCs w:val="28"/>
        </w:rPr>
        <w:t>Таратухина Ю.В. Цыганова Л.А., Ткаленко Д.Э. Межкультурная коммуникация в информационном обществе. Издательский дом ВШЭ, 2018</w:t>
      </w:r>
    </w:p>
    <w:p w:rsidR="005D64D6" w:rsidRDefault="005D64D6" w:rsidP="005D64D6">
      <w:pPr>
        <w:pStyle w:val="3"/>
        <w:numPr>
          <w:ilvl w:val="0"/>
          <w:numId w:val="0"/>
        </w:numPr>
        <w:spacing w:before="0" w:after="0" w:line="312" w:lineRule="auto"/>
        <w:rPr>
          <w:rStyle w:val="a4"/>
          <w:rFonts w:ascii="Times New Roman" w:hAnsi="Times New Roman"/>
          <w:b/>
        </w:rPr>
      </w:pPr>
      <w:r>
        <w:rPr>
          <w:rStyle w:val="a4"/>
          <w:rFonts w:ascii="Times New Roman" w:hAnsi="Times New Roman"/>
          <w:b/>
        </w:rPr>
        <w:t>Статьи российских журналах перечня ВАК:</w:t>
      </w:r>
    </w:p>
    <w:p w:rsidR="0040189E" w:rsidRPr="0040189E" w:rsidRDefault="0040189E" w:rsidP="0040189E">
      <w:pPr>
        <w:pStyle w:val="a0"/>
      </w:pPr>
      <w:r w:rsidRPr="0040189E">
        <w:rPr>
          <w:rFonts w:ascii="Times New Roman" w:hAnsi="Times New Roman"/>
          <w:sz w:val="28"/>
          <w:szCs w:val="28"/>
        </w:rPr>
        <w:t xml:space="preserve">Таратухина Ю.В. </w:t>
      </w:r>
      <w:r>
        <w:rPr>
          <w:rFonts w:ascii="Times New Roman" w:hAnsi="Times New Roman"/>
          <w:sz w:val="28"/>
          <w:szCs w:val="28"/>
        </w:rPr>
        <w:t>Кросс-культурная дидактика в информационно-образовательной среде: современное состояние и перспективы развития</w:t>
      </w:r>
      <w:r w:rsidRPr="0040189E">
        <w:rPr>
          <w:rFonts w:ascii="Times New Roman" w:hAnsi="Times New Roman"/>
          <w:sz w:val="28"/>
          <w:szCs w:val="28"/>
        </w:rPr>
        <w:t>//</w:t>
      </w:r>
      <w:r>
        <w:rPr>
          <w:rFonts w:ascii="Times New Roman" w:hAnsi="Times New Roman"/>
          <w:sz w:val="28"/>
          <w:szCs w:val="28"/>
        </w:rPr>
        <w:t>Педаг</w:t>
      </w:r>
      <w:r w:rsidR="0059483C">
        <w:rPr>
          <w:rFonts w:ascii="Times New Roman" w:hAnsi="Times New Roman"/>
          <w:sz w:val="28"/>
          <w:szCs w:val="28"/>
        </w:rPr>
        <w:t>огическая информатика, № 1, 2026</w:t>
      </w:r>
    </w:p>
    <w:p w:rsidR="00355E9F" w:rsidRPr="00355E9F" w:rsidRDefault="00355E9F" w:rsidP="00355E9F">
      <w:pPr>
        <w:pStyle w:val="a0"/>
      </w:pPr>
      <w:r w:rsidRPr="001E475D">
        <w:rPr>
          <w:rFonts w:ascii="Times New Roman" w:hAnsi="Times New Roman"/>
          <w:sz w:val="28"/>
          <w:szCs w:val="28"/>
        </w:rPr>
        <w:t>Таратухина Ю.В.   Арх</w:t>
      </w:r>
      <w:r w:rsidR="001E475D" w:rsidRPr="001E475D">
        <w:rPr>
          <w:rFonts w:ascii="Times New Roman" w:hAnsi="Times New Roman"/>
          <w:sz w:val="28"/>
          <w:szCs w:val="28"/>
        </w:rPr>
        <w:t xml:space="preserve">итектура и дизайн </w:t>
      </w:r>
      <w:r w:rsidRPr="001E475D">
        <w:rPr>
          <w:rFonts w:ascii="Times New Roman" w:hAnsi="Times New Roman"/>
          <w:sz w:val="28"/>
          <w:szCs w:val="28"/>
        </w:rPr>
        <w:t xml:space="preserve"> информационно-образовательной среды</w:t>
      </w:r>
      <w:r w:rsidR="001E475D" w:rsidRPr="001E475D">
        <w:rPr>
          <w:rFonts w:ascii="Times New Roman" w:hAnsi="Times New Roman"/>
          <w:sz w:val="28"/>
          <w:szCs w:val="28"/>
        </w:rPr>
        <w:t xml:space="preserve"> для поликультурной аудитории</w:t>
      </w:r>
      <w:r w:rsidRPr="00355E9F">
        <w:rPr>
          <w:rFonts w:ascii="Times New Roman" w:hAnsi="Times New Roman"/>
          <w:sz w:val="28"/>
          <w:szCs w:val="28"/>
          <w:highlight w:val="yellow"/>
        </w:rPr>
        <w:t>//</w:t>
      </w:r>
      <w:r>
        <w:rPr>
          <w:rFonts w:ascii="Times New Roman" w:hAnsi="Times New Roman"/>
          <w:sz w:val="28"/>
          <w:szCs w:val="28"/>
        </w:rPr>
        <w:t xml:space="preserve"> Педаг</w:t>
      </w:r>
      <w:r w:rsidR="0063145E">
        <w:rPr>
          <w:rFonts w:ascii="Times New Roman" w:hAnsi="Times New Roman"/>
          <w:sz w:val="28"/>
          <w:szCs w:val="28"/>
        </w:rPr>
        <w:t>огическая информатика, № 3, 2025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Таратухина Ю.В. Цыганова Л.А. Этика и «межкультурная компетентность» искусственного интеллекта в образовательных практиках: к постановке проблемы// Педагогическая информатика, № 3, 2024 </w:t>
      </w:r>
    </w:p>
    <w:p w:rsidR="005D64D6" w:rsidRPr="00337402" w:rsidRDefault="005D64D6" w:rsidP="005D64D6">
      <w:pPr>
        <w:pStyle w:val="a0"/>
        <w:spacing w:after="0" w:line="312" w:lineRule="auto"/>
        <w:jc w:val="both"/>
        <w:rPr>
          <w:rFonts w:ascii="Times New Roman" w:hAnsi="Times New Roman"/>
          <w:sz w:val="28"/>
          <w:szCs w:val="28"/>
        </w:rPr>
      </w:pPr>
      <w:r w:rsidRPr="00567D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Таратухина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Ю</w:t>
      </w:r>
      <w:r w:rsidRPr="00337402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>В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Фархадова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Pr="00337402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</w:rPr>
        <w:t>Э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Features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the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Modern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Information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and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Educational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Environment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Cross</w:t>
      </w:r>
      <w:r w:rsidRPr="00337402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Cultural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Context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/>
          <w:sz w:val="28"/>
          <w:szCs w:val="28"/>
        </w:rPr>
        <w:t>Педагогический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журнал</w:t>
      </w:r>
      <w:r w:rsidRPr="00337402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Т</w:t>
      </w:r>
      <w:r w:rsidRPr="00337402">
        <w:rPr>
          <w:rFonts w:ascii="Times New Roman" w:hAnsi="Times New Roman"/>
          <w:sz w:val="28"/>
          <w:szCs w:val="28"/>
        </w:rPr>
        <w:t>.13 №1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337402">
        <w:rPr>
          <w:rFonts w:ascii="Times New Roman" w:hAnsi="Times New Roman"/>
          <w:sz w:val="28"/>
          <w:szCs w:val="28"/>
        </w:rPr>
        <w:t xml:space="preserve">, 2023, </w:t>
      </w:r>
      <w:r>
        <w:rPr>
          <w:rFonts w:ascii="Times New Roman" w:hAnsi="Times New Roman"/>
          <w:sz w:val="28"/>
          <w:szCs w:val="28"/>
        </w:rPr>
        <w:t>с</w:t>
      </w:r>
      <w:r w:rsidRPr="00337402">
        <w:rPr>
          <w:rFonts w:ascii="Times New Roman" w:hAnsi="Times New Roman"/>
          <w:sz w:val="28"/>
          <w:szCs w:val="28"/>
        </w:rPr>
        <w:t>.431-439</w:t>
      </w:r>
    </w:p>
    <w:p w:rsidR="005D64D6" w:rsidRDefault="00DB6C6C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hyperlink r:id="rId17">
        <w:r w:rsidR="005D64D6">
          <w:rPr>
            <w:rFonts w:ascii="Times New Roman" w:hAnsi="Times New Roman"/>
            <w:color w:val="000000"/>
            <w:sz w:val="28"/>
            <w:szCs w:val="28"/>
          </w:rPr>
          <w:t xml:space="preserve">Таратухина Ю.В., Цыганова Л.А., Рожков Г.А. Педагогический дискурс и этика коммуникации в поликультурном виртуальном образовательном </w:t>
        </w:r>
        <w:r w:rsidR="005D64D6">
          <w:rPr>
            <w:rFonts w:ascii="Times New Roman" w:hAnsi="Times New Roman"/>
            <w:color w:val="000000"/>
            <w:sz w:val="28"/>
            <w:szCs w:val="28"/>
          </w:rPr>
          <w:lastRenderedPageBreak/>
          <w:t>пространстве // Вестник Самарского государственного технического университета. Серия: Психолого-педагогические науки. 2022. Т 19, № 4. С. 195-208.</w:t>
        </w:r>
      </w:hyperlink>
    </w:p>
    <w:p w:rsidR="005D64D6" w:rsidRDefault="00DB6C6C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hyperlink r:id="rId18">
        <w:r w:rsidR="005D64D6">
          <w:rPr>
            <w:rFonts w:ascii="Times New Roman" w:hAnsi="Times New Roman"/>
            <w:color w:val="000000"/>
            <w:sz w:val="28"/>
            <w:szCs w:val="28"/>
          </w:rPr>
          <w:t>Таратухина Ю.В., Цыганова Л.А., Рожков Г.А. Этика и лингводидактика виртуального образовательного пространства: новые смыслы // Дискурс. 2022. Т. 8, № 6. С. 129-141.</w:t>
        </w:r>
      </w:hyperlink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Таратухина Ю.В. Жаров В.К. Блескина И.А. Дизайн и принципы проектирования поликультурной информационно-образовательной среды. Информатизация образования и науки. № 4(36) 2017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Таратухина Ю.В, Солопов Р.В.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Принципы и модель выбора мультимедийных технологий и методов обучения для представителей разных культурных групп в электронной образовательной среде</w:t>
      </w: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 xml:space="preserve"> Качество. Инновации. Образование, № 2, 2017, с. 9-18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Таратухина Ю.В. Примеры разработки методических рекомендаций по организации обучения в поликультурной аудитории//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Открытое и дистанционное образование, 2017 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Таратухина Ю.В. Блескина И.А. Принципы дизайна кросс-культурной информационно-педагогической среды</w:t>
      </w:r>
      <w:r>
        <w:rPr>
          <w:rFonts w:ascii="Times New Roman" w:hAnsi="Times New Roman"/>
          <w:color w:val="000000"/>
          <w:sz w:val="28"/>
          <w:szCs w:val="28"/>
        </w:rPr>
        <w:t xml:space="preserve"> // Открытое и дистанционное образование. 2017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color w:val="000000"/>
          <w:sz w:val="28"/>
          <w:szCs w:val="28"/>
        </w:rPr>
        <w:t>Таратухина Ю.В. Жаров В.К. Поликультурная учебная среда: проблемы и особенности трансфера знаний//Бизнес - информатика, 2016,№ 2. С.63-70.</w:t>
      </w:r>
    </w:p>
    <w:p w:rsidR="00567D8C" w:rsidRDefault="005D64D6" w:rsidP="00567D8C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Таратухина Ю.В, Маркарян М. С. Разработка рекомендательного веб-сервиса по моделированию индивидуальной образовательной траектории. Открытое и дистанционное образование. 2016 №2</w:t>
      </w:r>
    </w:p>
    <w:p w:rsidR="005D64D6" w:rsidRPr="00567D8C" w:rsidRDefault="005D64D6" w:rsidP="00567D8C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Таратухина Ю.В. Блескина И.А. Влияние социокультурных параметров на формирование информационно-образовательной среды //Открытое и дистанционное образование. 2016</w:t>
      </w:r>
    </w:p>
    <w:p w:rsidR="005D64D6" w:rsidRPr="00424F95" w:rsidRDefault="005D64D6" w:rsidP="00567D8C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424F95">
        <w:rPr>
          <w:rStyle w:val="a8"/>
          <w:rFonts w:ascii="Times New Roman" w:hAnsi="Times New Roman"/>
          <w:bCs/>
          <w:i w:val="0"/>
          <w:sz w:val="28"/>
          <w:szCs w:val="28"/>
        </w:rPr>
        <w:t>Таратухина Ю. В.</w:t>
      </w:r>
      <w:r w:rsidRPr="00424F95">
        <w:rPr>
          <w:rStyle w:val="a8"/>
          <w:rFonts w:ascii="Times New Roman" w:hAnsi="Times New Roman"/>
          <w:bCs/>
          <w:sz w:val="28"/>
          <w:szCs w:val="28"/>
        </w:rPr>
        <w:t xml:space="preserve"> </w:t>
      </w:r>
      <w:r w:rsidRPr="00424F95">
        <w:rPr>
          <w:rStyle w:val="a8"/>
          <w:rFonts w:ascii="Times New Roman" w:hAnsi="Times New Roman"/>
          <w:bCs/>
          <w:i w:val="0"/>
          <w:sz w:val="28"/>
          <w:szCs w:val="28"/>
        </w:rPr>
        <w:t>Культурные особенности виртуальных учебных сред как пространства  образовательной коммуникации</w:t>
      </w:r>
      <w:r w:rsidRPr="00424F95">
        <w:rPr>
          <w:rFonts w:ascii="Times New Roman" w:hAnsi="Times New Roman"/>
          <w:i/>
          <w:sz w:val="28"/>
          <w:szCs w:val="28"/>
        </w:rPr>
        <w:t xml:space="preserve"> //</w:t>
      </w:r>
      <w:r w:rsidRPr="00424F95">
        <w:rPr>
          <w:rFonts w:ascii="Times New Roman" w:hAnsi="Times New Roman"/>
          <w:sz w:val="28"/>
          <w:szCs w:val="28"/>
        </w:rPr>
        <w:t xml:space="preserve"> .Открытое и дистанционное образование 2014. № 1(53). C. 35–41</w:t>
      </w:r>
    </w:p>
    <w:p w:rsidR="005D64D6" w:rsidRPr="00567D8C" w:rsidRDefault="005D64D6" w:rsidP="00567D8C">
      <w:pPr>
        <w:spacing w:after="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424F95">
        <w:rPr>
          <w:rFonts w:ascii="Times New Roman" w:hAnsi="Times New Roman"/>
          <w:sz w:val="28"/>
          <w:szCs w:val="28"/>
          <w:shd w:val="clear" w:color="auto" w:fill="FFFFFF"/>
        </w:rPr>
        <w:t>Таратухина Ю. В., Жаров В. К. </w:t>
      </w:r>
      <w:hyperlink r:id="rId19" w:tgtFrame="_blank" w:history="1">
        <w:r w:rsidRPr="00424F95">
          <w:rPr>
            <w:rFonts w:ascii="Times New Roman" w:hAnsi="Times New Roman"/>
            <w:sz w:val="28"/>
            <w:szCs w:val="28"/>
            <w:shd w:val="clear" w:color="auto" w:fill="FFFFFF"/>
          </w:rPr>
          <w:t>Особенности функционирования информационно-образовательной среды современной высшей школы</w:t>
        </w:r>
      </w:hyperlink>
      <w:r w:rsidRPr="00424F95">
        <w:rPr>
          <w:rFonts w:ascii="Times New Roman" w:hAnsi="Times New Roman"/>
          <w:sz w:val="28"/>
          <w:szCs w:val="28"/>
          <w:shd w:val="clear" w:color="auto" w:fill="FFFFFF"/>
        </w:rPr>
        <w:t> // Бизнес-информатика. 2014. № 2(28). С. 44-50.</w:t>
      </w:r>
    </w:p>
    <w:p w:rsidR="005D64D6" w:rsidRPr="00424F95" w:rsidRDefault="005D64D6" w:rsidP="00567D8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both"/>
        <w:rPr>
          <w:rFonts w:ascii="Times New Roman" w:hAnsi="Times New Roman"/>
          <w:sz w:val="28"/>
          <w:szCs w:val="28"/>
        </w:rPr>
      </w:pPr>
      <w:r w:rsidRPr="00424F95">
        <w:rPr>
          <w:rStyle w:val="nowrap"/>
          <w:rFonts w:ascii="Times New Roman" w:hAnsi="Times New Roman"/>
          <w:sz w:val="28"/>
          <w:szCs w:val="28"/>
        </w:rPr>
        <w:t>Таратухина Ю. В.</w:t>
      </w:r>
      <w:r w:rsidRPr="00424F95">
        <w:rPr>
          <w:rFonts w:ascii="Times New Roman" w:hAnsi="Times New Roman"/>
          <w:sz w:val="28"/>
          <w:szCs w:val="28"/>
        </w:rPr>
        <w:t xml:space="preserve">, Жаров В. К. </w:t>
      </w:r>
      <w:hyperlink r:id="rId20" w:tgtFrame="_blank" w:history="1">
        <w:r w:rsidRPr="00424F95">
          <w:rPr>
            <w:rStyle w:val="a5"/>
            <w:rFonts w:ascii="Times New Roman" w:hAnsi="Times New Roman"/>
            <w:color w:val="auto"/>
            <w:sz w:val="28"/>
            <w:szCs w:val="28"/>
            <w:u w:val="none"/>
          </w:rPr>
          <w:t xml:space="preserve">Электронная образовательная среда как условие для выстраивания индивидуальной образовательной траектории в </w:t>
        </w:r>
        <w:r w:rsidRPr="00424F95">
          <w:rPr>
            <w:rStyle w:val="a5"/>
            <w:rFonts w:ascii="Times New Roman" w:hAnsi="Times New Roman"/>
            <w:color w:val="auto"/>
            <w:sz w:val="28"/>
            <w:szCs w:val="28"/>
            <w:u w:val="none"/>
          </w:rPr>
          <w:lastRenderedPageBreak/>
          <w:t>кросс-культурном контексте</w:t>
        </w:r>
      </w:hyperlink>
      <w:r w:rsidRPr="00424F95">
        <w:rPr>
          <w:rFonts w:ascii="Times New Roman" w:hAnsi="Times New Roman"/>
          <w:sz w:val="28"/>
          <w:szCs w:val="28"/>
        </w:rPr>
        <w:t> // Открытое и дистанционное образование. 2014. Т. 3. № 55. С. 12-17.</w:t>
      </w:r>
    </w:p>
    <w:p w:rsidR="005D64D6" w:rsidRPr="00424F95" w:rsidRDefault="005D64D6" w:rsidP="005D64D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5D64D6" w:rsidRPr="00887695" w:rsidRDefault="005D64D6" w:rsidP="0088769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931A4">
        <w:rPr>
          <w:rStyle w:val="a8"/>
          <w:rFonts w:ascii="Times New Roman" w:hAnsi="Times New Roman"/>
          <w:bCs/>
          <w:i w:val="0"/>
          <w:sz w:val="28"/>
          <w:szCs w:val="28"/>
        </w:rPr>
        <w:t>Таратухина Ю.</w:t>
      </w:r>
      <w:r w:rsidRPr="005931A4">
        <w:rPr>
          <w:rFonts w:ascii="Times New Roman" w:hAnsi="Times New Roman"/>
          <w:i/>
          <w:sz w:val="28"/>
          <w:szCs w:val="28"/>
        </w:rPr>
        <w:t xml:space="preserve"> </w:t>
      </w:r>
      <w:hyperlink r:id="rId21" w:history="1">
        <w:r w:rsidRPr="00424F95">
          <w:rPr>
            <w:rStyle w:val="a5"/>
            <w:rFonts w:ascii="Times New Roman" w:hAnsi="Times New Roman"/>
            <w:color w:val="auto"/>
            <w:sz w:val="28"/>
            <w:szCs w:val="28"/>
            <w:u w:val="none"/>
          </w:rPr>
          <w:t>РАЗРАБОТКА СЕТЕВОГО ПОЛИКУЛЬТУРНОГО АССИМИЛЯТОРА</w:t>
        </w:r>
      </w:hyperlink>
      <w:r w:rsidRPr="00424F95">
        <w:rPr>
          <w:rFonts w:ascii="Times New Roman" w:hAnsi="Times New Roman"/>
          <w:sz w:val="28"/>
          <w:szCs w:val="28"/>
        </w:rPr>
        <w:t xml:space="preserve"> // .Открытое и дистанционное образование,  2014. № 2 (54). C. 23–28.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9355"/>
      </w:tblGrid>
      <w:tr w:rsidR="005D64D6" w:rsidRPr="00424F95" w:rsidTr="0080659F">
        <w:tc>
          <w:tcPr>
            <w:tcW w:w="0" w:type="auto"/>
          </w:tcPr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D64D6" w:rsidRPr="00424F95" w:rsidTr="0080659F">
        <w:tc>
          <w:tcPr>
            <w:tcW w:w="0" w:type="auto"/>
          </w:tcPr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24F9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Таратухина Ю. В. </w:t>
            </w:r>
            <w:hyperlink r:id="rId22" w:tgtFrame="_blank" w:history="1">
              <w:r w:rsidRPr="00424F95">
                <w:rPr>
                  <w:rFonts w:ascii="Times New Roman" w:hAnsi="Times New Roman"/>
                  <w:sz w:val="28"/>
                  <w:szCs w:val="28"/>
                  <w:lang w:eastAsia="ru-RU"/>
                </w:rPr>
                <w:t>Влияние национальной образовательной парадигмы в контексте сетевого образовательного процесса на выбор эффективных методов обучения</w:t>
              </w:r>
            </w:hyperlink>
            <w:r w:rsidRPr="00424F9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 // Открытое и дистанционное образование. 2012. № 3. С. 52-58. </w:t>
            </w:r>
          </w:p>
        </w:tc>
      </w:tr>
    </w:tbl>
    <w:p w:rsidR="005D64D6" w:rsidRPr="00424F95" w:rsidRDefault="005D64D6" w:rsidP="00567D8C">
      <w:pPr>
        <w:spacing w:line="240" w:lineRule="auto"/>
        <w:rPr>
          <w:rFonts w:ascii="Times New Roman" w:hAnsi="Times New Roman"/>
          <w:vanish/>
          <w:color w:val="000000"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36"/>
      </w:tblGrid>
      <w:tr w:rsidR="005D64D6" w:rsidRPr="00424F95" w:rsidTr="0080659F">
        <w:tc>
          <w:tcPr>
            <w:tcW w:w="0" w:type="auto"/>
          </w:tcPr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D64D6" w:rsidRPr="00424F95" w:rsidTr="0080659F">
        <w:tc>
          <w:tcPr>
            <w:tcW w:w="0" w:type="auto"/>
          </w:tcPr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5D64D6" w:rsidRPr="00424F95" w:rsidRDefault="005D64D6" w:rsidP="00567D8C">
      <w:pPr>
        <w:spacing w:line="240" w:lineRule="auto"/>
        <w:rPr>
          <w:rFonts w:ascii="Times New Roman" w:hAnsi="Times New Roman"/>
          <w:vanish/>
          <w:color w:val="000000"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9355"/>
      </w:tblGrid>
      <w:tr w:rsidR="005D64D6" w:rsidRPr="00424F95" w:rsidTr="0080659F">
        <w:tc>
          <w:tcPr>
            <w:tcW w:w="0" w:type="auto"/>
          </w:tcPr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24F9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Таратухина Ю. В. </w:t>
            </w:r>
            <w:hyperlink r:id="rId23" w:tgtFrame="_blank" w:history="1">
              <w:r w:rsidRPr="00424F95">
                <w:rPr>
                  <w:rFonts w:ascii="Times New Roman" w:hAnsi="Times New Roman"/>
                  <w:sz w:val="28"/>
                  <w:szCs w:val="28"/>
                  <w:lang w:eastAsia="ru-RU"/>
                </w:rPr>
                <w:t>Основные особенности и проблемы современного сетевого образовательного пространства в поликультурном контексте: предпосылки разработок в области кросс-культурной мультимедийной дидактики</w:t>
              </w:r>
            </w:hyperlink>
            <w:r w:rsidRPr="00424F9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 // Открытое и дистанционное образование. 2012. № 1(45). С. 14-21. </w:t>
            </w:r>
          </w:p>
          <w:p w:rsidR="005D64D6" w:rsidRPr="00424F95" w:rsidRDefault="005D64D6" w:rsidP="00567D8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5D64D6" w:rsidRPr="00424F95" w:rsidRDefault="005D64D6" w:rsidP="00567D8C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:rsidR="005D64D6" w:rsidRPr="00424F95" w:rsidRDefault="005D64D6" w:rsidP="00567D8C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24F9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Таратухина Ю. В. </w:t>
      </w:r>
      <w:hyperlink r:id="rId24" w:tgtFrame="_blank" w:history="1">
        <w:r w:rsidRPr="00424F95">
          <w:rPr>
            <w:rFonts w:ascii="Times New Roman" w:hAnsi="Times New Roman"/>
            <w:sz w:val="28"/>
            <w:szCs w:val="28"/>
            <w:lang w:eastAsia="ru-RU"/>
          </w:rPr>
          <w:t>Проблема выбора адекватных мультимедийных технологий и методов обучения в зависимости от принадлежности к культурной групп</w:t>
        </w:r>
        <w:r w:rsidRPr="00424F95">
          <w:rPr>
            <w:rFonts w:ascii="Times New Roman" w:hAnsi="Times New Roman"/>
            <w:sz w:val="28"/>
            <w:szCs w:val="28"/>
            <w:u w:val="single"/>
            <w:lang w:eastAsia="ru-RU"/>
          </w:rPr>
          <w:t>е</w:t>
        </w:r>
      </w:hyperlink>
      <w:r w:rsidRPr="00424F9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 // Бизнес-информатика. 2012. № 4(22). С. 33-40. </w:t>
      </w:r>
    </w:p>
    <w:p w:rsidR="005D64D6" w:rsidRDefault="005D64D6" w:rsidP="00567D8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D64D6" w:rsidRDefault="005D64D6" w:rsidP="005D64D6">
      <w:pPr>
        <w:spacing w:after="0" w:line="312" w:lineRule="auto"/>
        <w:ind w:left="720"/>
        <w:rPr>
          <w:rFonts w:ascii="Times New Roman" w:hAnsi="Times New Roman"/>
          <w:b/>
          <w:sz w:val="28"/>
          <w:szCs w:val="28"/>
        </w:rPr>
      </w:pPr>
    </w:p>
    <w:p w:rsidR="005D64D6" w:rsidRDefault="005D64D6" w:rsidP="00567D8C">
      <w:pPr>
        <w:spacing w:after="0" w:line="312" w:lineRule="auto"/>
        <w:rPr>
          <w:rFonts w:ascii="Times New Roman" w:hAnsi="Times New Roman"/>
          <w:b/>
          <w:sz w:val="28"/>
          <w:szCs w:val="28"/>
        </w:rPr>
      </w:pPr>
      <w:r>
        <w:rPr>
          <w:rStyle w:val="a4"/>
          <w:rFonts w:ascii="Times New Roman" w:eastAsia="SimSun" w:hAnsi="Times New Roman"/>
          <w:sz w:val="28"/>
          <w:szCs w:val="28"/>
        </w:rPr>
        <w:t xml:space="preserve">Статьи в журналах, и сборниках конференций, индексируемых в базах </w:t>
      </w:r>
      <w:r>
        <w:rPr>
          <w:rStyle w:val="a4"/>
          <w:rFonts w:ascii="Times New Roman" w:eastAsia="SimSun" w:hAnsi="Times New Roman"/>
          <w:sz w:val="28"/>
          <w:szCs w:val="28"/>
          <w:lang w:val="en-US"/>
        </w:rPr>
        <w:t>SCOPUS</w:t>
      </w:r>
      <w:r>
        <w:rPr>
          <w:rStyle w:val="a4"/>
          <w:rFonts w:ascii="Times New Roman" w:eastAsia="SimSun" w:hAnsi="Times New Roman"/>
          <w:sz w:val="28"/>
          <w:szCs w:val="28"/>
        </w:rPr>
        <w:t>:</w:t>
      </w:r>
    </w:p>
    <w:p w:rsidR="005D64D6" w:rsidRDefault="005D64D6" w:rsidP="00567D8C">
      <w:pPr>
        <w:shd w:val="clear" w:color="auto" w:fill="FFFFFF"/>
        <w:spacing w:after="0" w:line="312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Taratuhina Y., </w:t>
      </w:r>
      <w:hyperlink r:id="rId25" w:tgtFrame="_blank">
        <w:r>
          <w:rPr>
            <w:rFonts w:ascii="Times New Roman" w:eastAsia="Times New Roman" w:hAnsi="Times New Roman"/>
            <w:sz w:val="28"/>
            <w:szCs w:val="28"/>
            <w:lang w:val="en-US" w:eastAsia="ru-RU"/>
          </w:rPr>
          <w:t>Tsyganova L. A.</w:t>
        </w:r>
      </w:hyperlink>
      <w:r>
        <w:rPr>
          <w:rFonts w:ascii="Times New Roman" w:eastAsia="Times New Roman" w:hAnsi="Times New Roman"/>
          <w:sz w:val="28"/>
          <w:szCs w:val="28"/>
          <w:lang w:val="en-US" w:eastAsia="ru-RU"/>
        </w:rPr>
        <w:t>,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Ткаленко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., Bezus S. </w:t>
      </w:r>
      <w:hyperlink r:id="rId26" w:tgtFrame="_blank">
        <w:r>
          <w:rPr>
            <w:rFonts w:ascii="Times New Roman" w:eastAsia="Times New Roman" w:hAnsi="Times New Roman"/>
            <w:sz w:val="28"/>
            <w:szCs w:val="28"/>
            <w:lang w:val="en-US" w:eastAsia="ru-RU"/>
          </w:rPr>
          <w:t>Features of Contextual Learning and Business Games in Teaching “Intercultural Communication”</w:t>
        </w:r>
      </w:hyperlink>
      <w:r>
        <w:rPr>
          <w:rFonts w:ascii="Times New Roman" w:eastAsia="Times New Roman" w:hAnsi="Times New Roman"/>
          <w:sz w:val="28"/>
          <w:szCs w:val="28"/>
          <w:lang w:val="en-US" w:eastAsia="ru-RU"/>
        </w:rPr>
        <w:t>, in: 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Business Intelligence and Modelling Unified Approach with Simulation and Strategic Modelling in Entrepreneurship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 / Ed. by </w:t>
      </w:r>
      <w:hyperlink r:id="rId27" w:tgtFrame="_blank">
        <w:r>
          <w:rPr>
            <w:rFonts w:ascii="Times New Roman" w:eastAsia="Times New Roman" w:hAnsi="Times New Roman"/>
            <w:sz w:val="28"/>
            <w:szCs w:val="28"/>
            <w:lang w:val="en-US" w:eastAsia="ru-RU"/>
          </w:rPr>
          <w:t>Y. Taratuhina</w:t>
        </w:r>
      </w:hyperlink>
      <w:r>
        <w:rPr>
          <w:rFonts w:ascii="Times New Roman" w:eastAsia="Times New Roman" w:hAnsi="Times New Roman"/>
          <w:sz w:val="28"/>
          <w:szCs w:val="28"/>
          <w:lang w:val="en-US" w:eastAsia="ru-RU"/>
        </w:rPr>
        <w:t>. Springer, 2021. </w:t>
      </w:r>
      <w:hyperlink r:id="rId28" w:tgtFrame="_blank">
        <w:r>
          <w:rPr>
            <w:rFonts w:ascii="Times New Roman" w:eastAsia="Times New Roman" w:hAnsi="Times New Roman"/>
            <w:sz w:val="28"/>
            <w:szCs w:val="28"/>
            <w:lang w:val="en-US" w:eastAsia="ru-RU"/>
          </w:rPr>
          <w:t>doi</w:t>
        </w:r>
      </w:hyperlink>
      <w:r>
        <w:rPr>
          <w:rFonts w:ascii="Times New Roman" w:eastAsia="Times New Roman" w:hAnsi="Times New Roman"/>
          <w:sz w:val="28"/>
          <w:szCs w:val="28"/>
          <w:lang w:val="en-US" w:eastAsia="ru-RU"/>
        </w:rPr>
        <w:t> P. 317-327. 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5D64D6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sz w:val="28"/>
          <w:szCs w:val="28"/>
          <w:shd w:val="clear" w:color="auto" w:fill="FFFFFF"/>
          <w:lang w:val="en-US" w:eastAsia="en-US"/>
        </w:rPr>
        <w:t>Taratuhina Y., </w:t>
      </w:r>
      <w:hyperlink r:id="rId29" w:tgtFrame="_blank">
        <w:r>
          <w:rPr>
            <w:sz w:val="28"/>
            <w:szCs w:val="28"/>
            <w:shd w:val="clear" w:color="auto" w:fill="FFFFFF"/>
            <w:lang w:val="en-US" w:eastAsia="en-US"/>
          </w:rPr>
          <w:t>Tsyganova L. A.</w:t>
        </w:r>
      </w:hyperlink>
      <w:r>
        <w:rPr>
          <w:sz w:val="28"/>
          <w:szCs w:val="28"/>
          <w:shd w:val="clear" w:color="auto" w:fill="FFFFFF"/>
          <w:lang w:val="en-US" w:eastAsia="en-US"/>
        </w:rPr>
        <w:t> </w:t>
      </w:r>
      <w:hyperlink r:id="rId30" w:tgtFrame="_blank">
        <w:r>
          <w:rPr>
            <w:sz w:val="28"/>
            <w:szCs w:val="28"/>
            <w:shd w:val="clear" w:color="auto" w:fill="FFFFFF"/>
            <w:lang w:val="en-US" w:eastAsia="en-US"/>
          </w:rPr>
          <w:t>The Problems of Teaching and Learning in a Cross-Cultural Environment</w:t>
        </w:r>
      </w:hyperlink>
      <w:r>
        <w:rPr>
          <w:sz w:val="28"/>
          <w:szCs w:val="28"/>
          <w:shd w:val="clear" w:color="auto" w:fill="FFFFFF"/>
          <w:lang w:val="en-US" w:eastAsia="en-US"/>
        </w:rPr>
        <w:t>, in: </w:t>
      </w:r>
      <w:r>
        <w:rPr>
          <w:iCs/>
          <w:sz w:val="28"/>
          <w:szCs w:val="28"/>
          <w:shd w:val="clear" w:color="auto" w:fill="FFFFFF"/>
          <w:lang w:val="en-US" w:eastAsia="en-US"/>
        </w:rPr>
        <w:t>Strategic Innovative Marketing 6th IC-SIM, Pafos, Cyprus 2017</w:t>
      </w:r>
      <w:r>
        <w:rPr>
          <w:sz w:val="28"/>
          <w:szCs w:val="28"/>
          <w:shd w:val="clear" w:color="auto" w:fill="FFFFFF"/>
          <w:lang w:val="en-US" w:eastAsia="en-US"/>
        </w:rPr>
        <w:t>. Springer, 2019. </w:t>
      </w:r>
      <w:hyperlink r:id="rId31" w:tgtFrame="_blank">
        <w:r>
          <w:rPr>
            <w:sz w:val="28"/>
            <w:szCs w:val="28"/>
            <w:shd w:val="clear" w:color="auto" w:fill="FFFFFF"/>
            <w:lang w:val="en-US" w:eastAsia="en-US"/>
          </w:rPr>
          <w:t>doi</w:t>
        </w:r>
      </w:hyperlink>
      <w:r>
        <w:rPr>
          <w:sz w:val="28"/>
          <w:szCs w:val="28"/>
          <w:shd w:val="clear" w:color="auto" w:fill="FFFFFF"/>
          <w:lang w:val="en-US" w:eastAsia="en-US"/>
        </w:rPr>
        <w:t> Ch. 31. P. 267-275.</w:t>
      </w:r>
    </w:p>
    <w:p w:rsidR="005D64D6" w:rsidRPr="00CA71CC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rStyle w:val="nowrap"/>
          <w:sz w:val="28"/>
          <w:szCs w:val="28"/>
          <w:lang w:val="en-US"/>
        </w:rPr>
        <w:t>Taratuhina Y. V.</w:t>
      </w:r>
      <w:r>
        <w:rPr>
          <w:sz w:val="28"/>
          <w:szCs w:val="28"/>
          <w:lang w:val="en-US"/>
        </w:rPr>
        <w:t xml:space="preserve">, </w:t>
      </w:r>
      <w:r>
        <w:rPr>
          <w:rStyle w:val="nowrap"/>
          <w:sz w:val="28"/>
          <w:szCs w:val="28"/>
          <w:lang w:val="en-US"/>
        </w:rPr>
        <w:t>Avdeeva Z. K.</w:t>
      </w:r>
      <w:r>
        <w:rPr>
          <w:sz w:val="28"/>
          <w:szCs w:val="28"/>
          <w:lang w:val="en-US"/>
        </w:rPr>
        <w:t xml:space="preserve">, </w:t>
      </w:r>
      <w:r>
        <w:rPr>
          <w:rStyle w:val="nowrap"/>
          <w:sz w:val="28"/>
          <w:szCs w:val="28"/>
          <w:lang w:val="en-US"/>
        </w:rPr>
        <w:t>Mirishli D. F.</w:t>
      </w:r>
      <w:r>
        <w:rPr>
          <w:sz w:val="28"/>
          <w:szCs w:val="28"/>
          <w:lang w:val="en-US"/>
        </w:rPr>
        <w:t xml:space="preserve"> </w:t>
      </w:r>
      <w:hyperlink r:id="rId32" w:tgtFrame="_blank">
        <w:r>
          <w:rPr>
            <w:rStyle w:val="a5"/>
            <w:rFonts w:eastAsia="SimSun"/>
            <w:color w:val="auto"/>
            <w:sz w:val="28"/>
            <w:szCs w:val="28"/>
            <w:u w:val="none"/>
            <w:lang w:val="en-US"/>
          </w:rPr>
          <w:t>The Principles and Approach Support the Mapping of the Personal Study Pathway in Electronic Educational Environments</w:t>
        </w:r>
      </w:hyperlink>
      <w:r>
        <w:rPr>
          <w:sz w:val="28"/>
          <w:szCs w:val="28"/>
          <w:lang w:val="en-US"/>
        </w:rPr>
        <w:t xml:space="preserve"> // </w:t>
      </w:r>
      <w:r>
        <w:rPr>
          <w:iCs/>
          <w:sz w:val="28"/>
          <w:szCs w:val="28"/>
          <w:lang w:val="en-US"/>
        </w:rPr>
        <w:t>Procedia Computer Science</w:t>
      </w:r>
      <w:r>
        <w:rPr>
          <w:sz w:val="28"/>
          <w:szCs w:val="28"/>
          <w:lang w:val="en-US"/>
        </w:rPr>
        <w:t>. 2014. No. 35. P. 560-569.</w:t>
      </w:r>
    </w:p>
    <w:p w:rsidR="005D64D6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 w:eastAsia="en-US"/>
        </w:rPr>
        <w:t xml:space="preserve">Taratuhina Y. V., </w:t>
      </w:r>
      <w:hyperlink r:id="rId33" w:tgtFrame="_blank">
        <w:r>
          <w:rPr>
            <w:sz w:val="28"/>
            <w:szCs w:val="28"/>
            <w:lang w:val="en-US" w:eastAsia="en-US"/>
          </w:rPr>
          <w:t>Avdeeva Z.</w:t>
        </w:r>
      </w:hyperlink>
      <w:r>
        <w:rPr>
          <w:sz w:val="28"/>
          <w:szCs w:val="28"/>
          <w:lang w:val="en-US" w:eastAsia="en-US"/>
        </w:rPr>
        <w:t xml:space="preserve"> </w:t>
      </w:r>
      <w:hyperlink r:id="rId34" w:tgtFrame="_blank">
        <w:r>
          <w:rPr>
            <w:sz w:val="28"/>
            <w:szCs w:val="28"/>
            <w:lang w:val="en-US" w:eastAsia="en-US"/>
          </w:rPr>
          <w:t>Smart educational environment as platform for individualized learning adjusted to a student's cultural-cognitive profile</w:t>
        </w:r>
      </w:hyperlink>
      <w:r>
        <w:rPr>
          <w:color w:val="000000"/>
          <w:sz w:val="28"/>
          <w:szCs w:val="28"/>
          <w:lang w:val="en-US" w:eastAsia="en-US"/>
        </w:rPr>
        <w:t xml:space="preserve">, in: </w:t>
      </w:r>
      <w:r>
        <w:rPr>
          <w:i/>
          <w:iCs/>
          <w:color w:val="000000"/>
          <w:sz w:val="28"/>
          <w:szCs w:val="28"/>
          <w:lang w:val="en-US" w:eastAsia="en-US"/>
        </w:rPr>
        <w:t xml:space="preserve">Smart </w:t>
      </w:r>
      <w:r>
        <w:rPr>
          <w:i/>
          <w:iCs/>
          <w:color w:val="000000"/>
          <w:sz w:val="28"/>
          <w:szCs w:val="28"/>
          <w:lang w:val="en-US" w:eastAsia="en-US"/>
        </w:rPr>
        <w:lastRenderedPageBreak/>
        <w:t>Education and Smart e-learning</w:t>
      </w:r>
      <w:r>
        <w:rPr>
          <w:color w:val="000000"/>
          <w:sz w:val="28"/>
          <w:szCs w:val="28"/>
          <w:lang w:val="en-US" w:eastAsia="en-US"/>
        </w:rPr>
        <w:t>. Springer International Publishing, 2015. Ch. 3. P. 219-231.</w:t>
      </w:r>
    </w:p>
    <w:p w:rsidR="005D64D6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Taratuhina Y, Sarapulova E., Lavrenova E</w:t>
      </w:r>
      <w:r>
        <w:rPr>
          <w:color w:val="428F43"/>
          <w:sz w:val="28"/>
          <w:szCs w:val="28"/>
          <w:lang w:val="en-US"/>
        </w:rPr>
        <w:t>.</w:t>
      </w:r>
      <w:r>
        <w:rPr>
          <w:color w:val="333333"/>
          <w:sz w:val="28"/>
          <w:szCs w:val="28"/>
          <w:lang w:val="en-US"/>
        </w:rPr>
        <w:t xml:space="preserve">The use of individual learning styles in e-learning// Proceedings in Business and Economics, Springer, 2016 </w:t>
      </w:r>
    </w:p>
    <w:p w:rsidR="005D64D6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Taratuhina Y.V, Bezus S.N. </w:t>
      </w:r>
      <w:r>
        <w:rPr>
          <w:color w:val="333333"/>
          <w:sz w:val="28"/>
          <w:szCs w:val="28"/>
          <w:lang w:val="en-US"/>
        </w:rPr>
        <w:t xml:space="preserve">On communicative and didactic aspects of mapping an individual study pathway in Electronic Educational environment// Proceedings in Business and Economics, Springer, 2016 </w:t>
      </w:r>
    </w:p>
    <w:p w:rsidR="005D64D6" w:rsidRDefault="005D64D6" w:rsidP="00567D8C">
      <w:pPr>
        <w:pStyle w:val="a7"/>
        <w:spacing w:before="0" w:after="0" w:afterAutospacing="0" w:line="312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Taratuhina Y, Avdeeva Z, Filatov S, Patutinski F. Instrument of coordination of socialgroups for effectiveness increase in smart education paradigm</w:t>
      </w:r>
      <w:r>
        <w:rPr>
          <w:color w:val="333333"/>
          <w:sz w:val="28"/>
          <w:szCs w:val="28"/>
          <w:lang w:val="en-US"/>
        </w:rPr>
        <w:t xml:space="preserve"> // Proceedings in Business and Economics, Springer, 2016 </w:t>
      </w:r>
    </w:p>
    <w:p w:rsidR="005D64D6" w:rsidRDefault="005D64D6" w:rsidP="005D64D6">
      <w:pPr>
        <w:pStyle w:val="3"/>
        <w:numPr>
          <w:ilvl w:val="0"/>
          <w:numId w:val="0"/>
        </w:numPr>
        <w:spacing w:before="0" w:after="0" w:line="312" w:lineRule="auto"/>
        <w:rPr>
          <w:rFonts w:ascii="Times New Roman" w:hAnsi="Times New Roman" w:cs="Times New Roman"/>
          <w:b w:val="0"/>
        </w:rPr>
      </w:pPr>
      <w:r>
        <w:rPr>
          <w:rStyle w:val="a4"/>
          <w:rFonts w:ascii="Times New Roman" w:hAnsi="Times New Roman"/>
          <w:b/>
        </w:rPr>
        <w:t>Статья в зарубежных рецензируемых журналах:</w:t>
      </w:r>
    </w:p>
    <w:p w:rsidR="005D64D6" w:rsidRDefault="005D64D6" w:rsidP="00567D8C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Taratuhina Y. V</w:t>
      </w:r>
      <w:r>
        <w:rPr>
          <w:rFonts w:ascii="Times New Roman" w:hAnsi="Times New Roman"/>
          <w:sz w:val="28"/>
          <w:szCs w:val="28"/>
          <w:shd w:val="clear" w:color="auto" w:fill="FFFFFF"/>
          <w:lang w:val="en-US" w:eastAsia="ru-RU"/>
        </w:rPr>
        <w:t xml:space="preserve">. </w:t>
      </w:r>
      <w:hyperlink r:id="rId35" w:tgtFrame="_blank">
        <w:r>
          <w:rPr>
            <w:rFonts w:ascii="Times New Roman" w:hAnsi="Times New Roman"/>
            <w:iCs/>
            <w:sz w:val="28"/>
            <w:szCs w:val="28"/>
            <w:shd w:val="clear" w:color="auto" w:fill="FFFFFF"/>
            <w:lang w:val="en-US" w:eastAsia="ru-RU"/>
          </w:rPr>
          <w:t>Choice of Appropriate Multimedia Technology and Teaching Methods for Different Culture Groups</w:t>
        </w:r>
      </w:hyperlink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 // Universal Journal of Educatuonal Research. </w:t>
      </w:r>
      <w:r w:rsidRPr="00DB6C6C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 xml:space="preserve">2014.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Vol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 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2.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No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 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2.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P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 w:eastAsia="ru-RU"/>
        </w:rPr>
        <w:t> </w:t>
      </w:r>
      <w:r w:rsidRPr="00CA71CC">
        <w:rPr>
          <w:rFonts w:ascii="Times New Roman" w:hAnsi="Times New Roman"/>
          <w:color w:val="000000"/>
          <w:sz w:val="28"/>
          <w:szCs w:val="28"/>
          <w:shd w:val="clear" w:color="auto" w:fill="FFFFFF"/>
          <w:lang w:eastAsia="ru-RU"/>
        </w:rPr>
        <w:t>200-205.</w:t>
      </w:r>
    </w:p>
    <w:p w:rsidR="005D64D6" w:rsidRPr="00CA71CC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</w:p>
    <w:p w:rsidR="005D64D6" w:rsidRDefault="005D64D6" w:rsidP="005D64D6">
      <w:pPr>
        <w:pStyle w:val="3"/>
        <w:numPr>
          <w:ilvl w:val="0"/>
          <w:numId w:val="0"/>
        </w:numPr>
        <w:spacing w:before="0" w:after="0" w:line="312" w:lineRule="auto"/>
        <w:rPr>
          <w:rStyle w:val="a4"/>
          <w:rFonts w:ascii="Times New Roman" w:hAnsi="Times New Roman"/>
          <w:b/>
        </w:rPr>
      </w:pPr>
      <w:r>
        <w:rPr>
          <w:rStyle w:val="a4"/>
          <w:rFonts w:ascii="Times New Roman" w:hAnsi="Times New Roman"/>
          <w:b/>
        </w:rPr>
        <w:t xml:space="preserve">Статьи в научных журналах РИНЦ, сборниках, материалах конференций: </w:t>
      </w:r>
    </w:p>
    <w:p w:rsidR="00C515D7" w:rsidRDefault="00C515D7" w:rsidP="00C515D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C515D7">
        <w:rPr>
          <w:rFonts w:ascii="Times New Roman" w:hAnsi="Times New Roman"/>
          <w:sz w:val="28"/>
          <w:szCs w:val="28"/>
        </w:rPr>
        <w:t xml:space="preserve">Таратухина Ю.В. Фархадов М.П. </w:t>
      </w:r>
      <w:r>
        <w:rPr>
          <w:rFonts w:ascii="Times New Roman" w:hAnsi="Times New Roman"/>
          <w:sz w:val="28"/>
          <w:szCs w:val="28"/>
        </w:rPr>
        <w:t>Некоторые аспекты управления обучением в поликультурной информационно-образовательной среде //Материалы 9</w:t>
      </w:r>
      <w:r w:rsidRPr="00311F9D">
        <w:rPr>
          <w:rFonts w:ascii="Times New Roman" w:hAnsi="Times New Roman"/>
          <w:sz w:val="28"/>
          <w:szCs w:val="28"/>
        </w:rPr>
        <w:t>-й международной научной конференции «Информатизация образования и методика электронного обучения: Цифровые технологии</w:t>
      </w:r>
      <w:r>
        <w:rPr>
          <w:rFonts w:ascii="Times New Roman" w:hAnsi="Times New Roman"/>
          <w:sz w:val="28"/>
          <w:szCs w:val="28"/>
        </w:rPr>
        <w:t xml:space="preserve"> в образовании (Красноярск, 2025).</w:t>
      </w:r>
    </w:p>
    <w:p w:rsidR="001E475D" w:rsidRPr="00C515D7" w:rsidRDefault="001E475D" w:rsidP="00C515D7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D64D6" w:rsidRPr="00311F9D" w:rsidRDefault="005D64D6" w:rsidP="005D64D6">
      <w:pPr>
        <w:pStyle w:val="a0"/>
        <w:jc w:val="both"/>
        <w:rPr>
          <w:rFonts w:ascii="Times New Roman" w:hAnsi="Times New Roman"/>
          <w:sz w:val="28"/>
          <w:szCs w:val="28"/>
        </w:rPr>
      </w:pPr>
      <w:r w:rsidRPr="00311F9D">
        <w:rPr>
          <w:rFonts w:ascii="Times New Roman" w:hAnsi="Times New Roman"/>
          <w:sz w:val="28"/>
          <w:szCs w:val="28"/>
        </w:rPr>
        <w:t>Таратухина Ю.В., Фархадов М.П., Омарова Н.О. Современное образование в поликультурном мире: тенденции и перспективы развития. Махачкала: Алеф, 2024. – 156 с.</w:t>
      </w:r>
    </w:p>
    <w:p w:rsidR="005D64D6" w:rsidRPr="00311F9D" w:rsidRDefault="005D64D6" w:rsidP="005D64D6">
      <w:pPr>
        <w:pStyle w:val="a0"/>
        <w:jc w:val="both"/>
        <w:rPr>
          <w:rFonts w:ascii="Times New Roman" w:hAnsi="Times New Roman"/>
          <w:sz w:val="28"/>
          <w:szCs w:val="28"/>
        </w:rPr>
      </w:pPr>
      <w:r w:rsidRPr="00311F9D">
        <w:rPr>
          <w:rFonts w:ascii="Times New Roman" w:hAnsi="Times New Roman"/>
          <w:sz w:val="28"/>
          <w:szCs w:val="28"/>
        </w:rPr>
        <w:t>Таратухина Ю.В. Блинова О.В. Формирование семантических полей и лексико-тематических карт научных проектов с учетом кросс-дисцплинарности и кросс-культурных заимствований/ материалы 23-й Международной конференции им. А.Ф. Терпугова «Информационные технологии и математическое моделирование ( ИТММ-2024, Томск). Томск: Изд-во Томского Государственного Университета, 2024, С. 569-575.</w:t>
      </w:r>
    </w:p>
    <w:p w:rsidR="005D64D6" w:rsidRPr="00311F9D" w:rsidRDefault="005D64D6" w:rsidP="005D64D6">
      <w:pPr>
        <w:pStyle w:val="a0"/>
        <w:jc w:val="both"/>
        <w:rPr>
          <w:rFonts w:ascii="Times New Roman" w:hAnsi="Times New Roman"/>
          <w:sz w:val="28"/>
          <w:szCs w:val="28"/>
        </w:rPr>
      </w:pPr>
      <w:r w:rsidRPr="00311F9D">
        <w:rPr>
          <w:rFonts w:ascii="Times New Roman" w:hAnsi="Times New Roman"/>
          <w:sz w:val="28"/>
          <w:szCs w:val="28"/>
        </w:rPr>
        <w:t>Таратухина Ю.В., Авдеева З.К., Фархадова М.Э. Повышение эффективности управления процессом обучения с учетом специфика мультикультурной среды//Материалы 5-й международной научной конференции «Информатизация образования и методика электронного обучения: Цифровые технологии в образовании (Красноярск, 2021). Ч.2. С. 331-334.</w:t>
      </w:r>
    </w:p>
    <w:p w:rsidR="005D64D6" w:rsidRPr="00906465" w:rsidRDefault="005D64D6" w:rsidP="005D64D6">
      <w:pPr>
        <w:pStyle w:val="a0"/>
        <w:jc w:val="both"/>
        <w:rPr>
          <w:rFonts w:ascii="Times New Roman" w:hAnsi="Times New Roman"/>
          <w:sz w:val="28"/>
          <w:szCs w:val="28"/>
        </w:rPr>
      </w:pPr>
      <w:r w:rsidRPr="00311F9D">
        <w:rPr>
          <w:rFonts w:ascii="Times New Roman" w:hAnsi="Times New Roman"/>
          <w:sz w:val="28"/>
          <w:szCs w:val="28"/>
        </w:rPr>
        <w:lastRenderedPageBreak/>
        <w:t>Таратухина Ю.В.,  Фархадов М.П., Авдеева З.К., Фархадова М.Э. Принципы построения современных систем электронного обучения/ информатизация образования и методика электронного обучения: Цифровые технологии в образовании (Красноярск, 2021). Красноярск: Сибирский федеральный университет (Красноярск, 2021). Ч.2. С. 345-349.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Таратухина Ю. В., Барт Т. В., Власов П. В. </w:t>
      </w:r>
      <w:hyperlink r:id="rId36" w:tgtFrame="_blank">
        <w:r>
          <w:rPr>
            <w:rFonts w:ascii="Times New Roman" w:hAnsi="Times New Roman"/>
            <w:sz w:val="28"/>
            <w:szCs w:val="28"/>
          </w:rPr>
          <w:t>Машинное обучение модели информационной рекомендательной системы по вопросам индивидуализации образования</w:t>
        </w:r>
      </w:hyperlink>
      <w:r>
        <w:rPr>
          <w:rFonts w:ascii="Times New Roman" w:hAnsi="Times New Roman"/>
          <w:sz w:val="28"/>
          <w:szCs w:val="28"/>
        </w:rPr>
        <w:t> // Вестник московского университета им Витте. 2019. Т. 2. № 27. С. 7-14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Таратухина Ю. В., </w:t>
      </w:r>
      <w:hyperlink r:id="rId37" w:tgtFrame="_blank">
        <w:r>
          <w:rPr>
            <w:rFonts w:ascii="Times New Roman" w:hAnsi="Times New Roman"/>
            <w:sz w:val="28"/>
            <w:szCs w:val="28"/>
          </w:rPr>
          <w:t>Блескина И. А.</w:t>
        </w:r>
      </w:hyperlink>
      <w:r>
        <w:rPr>
          <w:rFonts w:ascii="Times New Roman" w:hAnsi="Times New Roman"/>
          <w:sz w:val="28"/>
          <w:szCs w:val="28"/>
        </w:rPr>
        <w:t> </w:t>
      </w:r>
      <w:hyperlink r:id="rId38" w:tgtFrame="_blank">
        <w:r>
          <w:rPr>
            <w:rFonts w:ascii="Times New Roman" w:hAnsi="Times New Roman"/>
            <w:sz w:val="28"/>
            <w:szCs w:val="28"/>
          </w:rPr>
          <w:t>Анализ и прогнозирование притока оплат на массовых открытых онлайн-курсах (МООК) на платформе Coursera</w:t>
        </w:r>
      </w:hyperlink>
      <w:r>
        <w:rPr>
          <w:rFonts w:ascii="Times New Roman" w:hAnsi="Times New Roman"/>
          <w:sz w:val="28"/>
          <w:szCs w:val="28"/>
        </w:rPr>
        <w:t> // Вестник экспертного совета. 2018. № 4 (15). С. 122-128.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Особенности и проблемы конструктивного трансфера знаний в поликультурной среде//II Международный научно-практический семинар «Преподавание общеобразовательных предметов на русском языке в иноязычной аудитории». Сборник материалов. ИРЯиК МГУ имени М.В. Ломоносова, 3 марта 2016 г. / сост. Жебелева Ю.В., Конюхова Е.С.; под ред. Кольовска Е.Г.,Кульгавчук М.В. – М.: Издательство «Перо», 2016. –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 103 – 107.</w:t>
      </w:r>
    </w:p>
    <w:p w:rsidR="005D64D6" w:rsidRDefault="005D64D6" w:rsidP="005D64D6">
      <w:pPr>
        <w:spacing w:after="0" w:line="31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Таратухина Ю.В. Солопов Р.В. Принципы и модель выбора мультимедийных технологий и методов обучения в электронной образовательной среде // XI международная конференция «Российские регионы в фокусе перемен». 17 – 19 ноября 2016 г. в Екатеринбург</w:t>
      </w:r>
    </w:p>
    <w:p w:rsidR="00916FC0" w:rsidRDefault="00916FC0" w:rsidP="00062ACC">
      <w:pPr>
        <w:spacing w:after="0" w:line="312" w:lineRule="auto"/>
        <w:rPr>
          <w:rFonts w:ascii="Times New Roman" w:hAnsi="Times New Roman"/>
          <w:sz w:val="28"/>
          <w:szCs w:val="28"/>
        </w:rPr>
      </w:pPr>
    </w:p>
    <w:sectPr w:rsidR="00916FC0"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26AF"/>
    <w:multiLevelType w:val="multilevel"/>
    <w:tmpl w:val="9D147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9C1B17"/>
    <w:multiLevelType w:val="multilevel"/>
    <w:tmpl w:val="DC0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8A25FDE"/>
    <w:multiLevelType w:val="multilevel"/>
    <w:tmpl w:val="2BAE381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 w:val="0"/>
      </w:rPr>
    </w:lvl>
    <w:lvl w:ilvl="1">
      <w:start w:val="2"/>
      <w:numFmt w:val="decimal"/>
      <w:isLgl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0CDF77E2"/>
    <w:multiLevelType w:val="multilevel"/>
    <w:tmpl w:val="B33CAF4C"/>
    <w:lvl w:ilvl="0">
      <w:start w:val="1"/>
      <w:numFmt w:val="decimal"/>
      <w:lvlText w:val="%1."/>
      <w:lvlJc w:val="left"/>
      <w:pPr>
        <w:tabs>
          <w:tab w:val="num" w:pos="0"/>
        </w:tabs>
        <w:ind w:left="4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9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5" w:hanging="180"/>
      </w:pPr>
    </w:lvl>
  </w:abstractNum>
  <w:abstractNum w:abstractNumId="4" w15:restartNumberingAfterBreak="0">
    <w:nsid w:val="0F821939"/>
    <w:multiLevelType w:val="multilevel"/>
    <w:tmpl w:val="AF3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8A519BA"/>
    <w:multiLevelType w:val="multilevel"/>
    <w:tmpl w:val="5A609A98"/>
    <w:lvl w:ilvl="0">
      <w:start w:val="5"/>
      <w:numFmt w:val="bullet"/>
      <w:lvlText w:val="-"/>
      <w:lvlJc w:val="left"/>
      <w:pPr>
        <w:tabs>
          <w:tab w:val="num" w:pos="0"/>
        </w:tabs>
        <w:ind w:left="-70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7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8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6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3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05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95876EC"/>
    <w:multiLevelType w:val="multilevel"/>
    <w:tmpl w:val="3FC24D3C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9BB5148"/>
    <w:multiLevelType w:val="multilevel"/>
    <w:tmpl w:val="FAFC37D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CE20C8"/>
    <w:multiLevelType w:val="multilevel"/>
    <w:tmpl w:val="85C43D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46E1E89"/>
    <w:multiLevelType w:val="multilevel"/>
    <w:tmpl w:val="54C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8FD68E8"/>
    <w:multiLevelType w:val="multilevel"/>
    <w:tmpl w:val="992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ADC1D0C"/>
    <w:multiLevelType w:val="multilevel"/>
    <w:tmpl w:val="046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AF44898"/>
    <w:multiLevelType w:val="multilevel"/>
    <w:tmpl w:val="4FBA28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0BB59EF"/>
    <w:multiLevelType w:val="multilevel"/>
    <w:tmpl w:val="D12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3AF185F"/>
    <w:multiLevelType w:val="multilevel"/>
    <w:tmpl w:val="37867C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57BA43E4"/>
    <w:multiLevelType w:val="multilevel"/>
    <w:tmpl w:val="74729FB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D0A23B0"/>
    <w:multiLevelType w:val="multilevel"/>
    <w:tmpl w:val="8580DFD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0AB4040"/>
    <w:multiLevelType w:val="multilevel"/>
    <w:tmpl w:val="4192F72C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6CB93171"/>
    <w:multiLevelType w:val="multilevel"/>
    <w:tmpl w:val="F4AE492E"/>
    <w:lvl w:ilvl="0">
      <w:start w:val="5"/>
      <w:numFmt w:val="bullet"/>
      <w:lvlText w:val="-"/>
      <w:lvlJc w:val="left"/>
      <w:pPr>
        <w:tabs>
          <w:tab w:val="num" w:pos="0"/>
        </w:tabs>
        <w:ind w:left="36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3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CFB7AAE"/>
    <w:multiLevelType w:val="multilevel"/>
    <w:tmpl w:val="5E647B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D27091B"/>
    <w:multiLevelType w:val="multilevel"/>
    <w:tmpl w:val="F0F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4"/>
  </w:num>
  <w:num w:numId="5">
    <w:abstractNumId w:val="20"/>
  </w:num>
  <w:num w:numId="6">
    <w:abstractNumId w:val="13"/>
  </w:num>
  <w:num w:numId="7">
    <w:abstractNumId w:val="10"/>
  </w:num>
  <w:num w:numId="8">
    <w:abstractNumId w:val="6"/>
  </w:num>
  <w:num w:numId="9">
    <w:abstractNumId w:val="9"/>
  </w:num>
  <w:num w:numId="10">
    <w:abstractNumId w:val="18"/>
  </w:num>
  <w:num w:numId="11">
    <w:abstractNumId w:val="16"/>
  </w:num>
  <w:num w:numId="12">
    <w:abstractNumId w:val="5"/>
  </w:num>
  <w:num w:numId="13">
    <w:abstractNumId w:val="7"/>
  </w:num>
  <w:num w:numId="14">
    <w:abstractNumId w:val="19"/>
  </w:num>
  <w:num w:numId="15">
    <w:abstractNumId w:val="12"/>
  </w:num>
  <w:num w:numId="16">
    <w:abstractNumId w:val="15"/>
  </w:num>
  <w:num w:numId="17">
    <w:abstractNumId w:val="0"/>
  </w:num>
  <w:num w:numId="18">
    <w:abstractNumId w:val="11"/>
  </w:num>
  <w:num w:numId="19">
    <w:abstractNumId w:val="17"/>
  </w:num>
  <w:num w:numId="20">
    <w:abstractNumId w:val="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FC0"/>
    <w:rsid w:val="00014A0C"/>
    <w:rsid w:val="00042145"/>
    <w:rsid w:val="000435D2"/>
    <w:rsid w:val="00062ACC"/>
    <w:rsid w:val="00063191"/>
    <w:rsid w:val="000912C7"/>
    <w:rsid w:val="000B02BE"/>
    <w:rsid w:val="000B59DC"/>
    <w:rsid w:val="000D34ED"/>
    <w:rsid w:val="000D782E"/>
    <w:rsid w:val="000F19F7"/>
    <w:rsid w:val="00114672"/>
    <w:rsid w:val="001341FF"/>
    <w:rsid w:val="00184684"/>
    <w:rsid w:val="001E475D"/>
    <w:rsid w:val="0020603B"/>
    <w:rsid w:val="00241C91"/>
    <w:rsid w:val="00270575"/>
    <w:rsid w:val="002D6CC6"/>
    <w:rsid w:val="002D7D4C"/>
    <w:rsid w:val="002F3053"/>
    <w:rsid w:val="00311F9D"/>
    <w:rsid w:val="00317ACB"/>
    <w:rsid w:val="00324EDA"/>
    <w:rsid w:val="00337402"/>
    <w:rsid w:val="00355E9F"/>
    <w:rsid w:val="003D2913"/>
    <w:rsid w:val="003D57A4"/>
    <w:rsid w:val="003F35DC"/>
    <w:rsid w:val="0040189E"/>
    <w:rsid w:val="00431177"/>
    <w:rsid w:val="0049764F"/>
    <w:rsid w:val="004B3F55"/>
    <w:rsid w:val="004C1D22"/>
    <w:rsid w:val="004C6DA7"/>
    <w:rsid w:val="00542ED1"/>
    <w:rsid w:val="00555C73"/>
    <w:rsid w:val="00567D8C"/>
    <w:rsid w:val="0059483C"/>
    <w:rsid w:val="005A0BE4"/>
    <w:rsid w:val="005A454F"/>
    <w:rsid w:val="005C0186"/>
    <w:rsid w:val="005D4C7C"/>
    <w:rsid w:val="005D64D6"/>
    <w:rsid w:val="005D76E4"/>
    <w:rsid w:val="005E1A3A"/>
    <w:rsid w:val="0061319C"/>
    <w:rsid w:val="00620FA9"/>
    <w:rsid w:val="0063145E"/>
    <w:rsid w:val="00635FF4"/>
    <w:rsid w:val="0063671E"/>
    <w:rsid w:val="006C7F13"/>
    <w:rsid w:val="006D4B5B"/>
    <w:rsid w:val="006F020C"/>
    <w:rsid w:val="0080659F"/>
    <w:rsid w:val="00857A2A"/>
    <w:rsid w:val="00861FA8"/>
    <w:rsid w:val="00887695"/>
    <w:rsid w:val="00890FF6"/>
    <w:rsid w:val="008A0E9A"/>
    <w:rsid w:val="008A1E79"/>
    <w:rsid w:val="008B0A13"/>
    <w:rsid w:val="008D5D13"/>
    <w:rsid w:val="009017C2"/>
    <w:rsid w:val="00905499"/>
    <w:rsid w:val="00906465"/>
    <w:rsid w:val="00916FC0"/>
    <w:rsid w:val="00921E23"/>
    <w:rsid w:val="00965444"/>
    <w:rsid w:val="009A708D"/>
    <w:rsid w:val="009A74BB"/>
    <w:rsid w:val="009B7C38"/>
    <w:rsid w:val="00A02546"/>
    <w:rsid w:val="00A37898"/>
    <w:rsid w:val="00A52C13"/>
    <w:rsid w:val="00A81416"/>
    <w:rsid w:val="00A8561A"/>
    <w:rsid w:val="00A90FF2"/>
    <w:rsid w:val="00AB2FAC"/>
    <w:rsid w:val="00B043DE"/>
    <w:rsid w:val="00B048C0"/>
    <w:rsid w:val="00B5548C"/>
    <w:rsid w:val="00B55DA2"/>
    <w:rsid w:val="00B56F7C"/>
    <w:rsid w:val="00B60D21"/>
    <w:rsid w:val="00BA76CF"/>
    <w:rsid w:val="00BC50C7"/>
    <w:rsid w:val="00BF2B5F"/>
    <w:rsid w:val="00BF5002"/>
    <w:rsid w:val="00C05177"/>
    <w:rsid w:val="00C515D7"/>
    <w:rsid w:val="00C7792E"/>
    <w:rsid w:val="00C843E2"/>
    <w:rsid w:val="00C90797"/>
    <w:rsid w:val="00CA71CC"/>
    <w:rsid w:val="00CD2ADB"/>
    <w:rsid w:val="00CE3959"/>
    <w:rsid w:val="00D16909"/>
    <w:rsid w:val="00D77E90"/>
    <w:rsid w:val="00D9473F"/>
    <w:rsid w:val="00DB6C6C"/>
    <w:rsid w:val="00E433B2"/>
    <w:rsid w:val="00E84C25"/>
    <w:rsid w:val="00E9085F"/>
    <w:rsid w:val="00EE1F87"/>
    <w:rsid w:val="00F04238"/>
    <w:rsid w:val="00F15E2E"/>
    <w:rsid w:val="00F3592E"/>
    <w:rsid w:val="00F43235"/>
    <w:rsid w:val="00F445A4"/>
    <w:rsid w:val="00F578C0"/>
    <w:rsid w:val="00F943C7"/>
    <w:rsid w:val="00FB35D0"/>
    <w:rsid w:val="00FE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6A1BE7-B42E-4233-BCA0-5A60F028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C53"/>
    <w:pPr>
      <w:spacing w:after="200" w:line="276" w:lineRule="auto"/>
    </w:pPr>
    <w:rPr>
      <w:rFonts w:cs="Times New Roman"/>
    </w:rPr>
  </w:style>
  <w:style w:type="paragraph" w:styleId="3">
    <w:name w:val="heading 3"/>
    <w:basedOn w:val="a"/>
    <w:next w:val="a0"/>
    <w:link w:val="30"/>
    <w:qFormat/>
    <w:rsid w:val="00537665"/>
    <w:pPr>
      <w:keepNext/>
      <w:numPr>
        <w:ilvl w:val="2"/>
        <w:numId w:val="2"/>
      </w:numPr>
      <w:spacing w:before="140" w:after="120"/>
      <w:outlineLvl w:val="2"/>
    </w:pPr>
    <w:rPr>
      <w:rFonts w:ascii="Liberation Sans" w:eastAsia="Microsoft YaHei" w:hAnsi="Liberation Sans" w:cs="Arial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99"/>
    <w:qFormat/>
    <w:rsid w:val="00795C53"/>
    <w:rPr>
      <w:rFonts w:cs="Times New Roman"/>
      <w:b/>
      <w:bCs/>
    </w:rPr>
  </w:style>
  <w:style w:type="character" w:styleId="a5">
    <w:name w:val="Hyperlink"/>
    <w:basedOn w:val="a1"/>
    <w:uiPriority w:val="99"/>
    <w:rsid w:val="00795C53"/>
    <w:rPr>
      <w:rFonts w:cs="Times New Roman"/>
      <w:color w:val="01428B"/>
      <w:u w:val="single"/>
    </w:rPr>
  </w:style>
  <w:style w:type="character" w:customStyle="1" w:styleId="a6">
    <w:name w:val="Обычный (веб) Знак"/>
    <w:link w:val="a7"/>
    <w:uiPriority w:val="99"/>
    <w:qFormat/>
    <w:locked/>
    <w:rsid w:val="00795C53"/>
    <w:rPr>
      <w:rFonts w:ascii="Times New Roman" w:eastAsia="Calibri" w:hAnsi="Times New Roman" w:cs="Times New Roman"/>
      <w:sz w:val="24"/>
      <w:szCs w:val="20"/>
      <w:lang w:eastAsia="ru-RU"/>
    </w:rPr>
  </w:style>
  <w:style w:type="character" w:customStyle="1" w:styleId="submenu-table">
    <w:name w:val="submenu-table"/>
    <w:qFormat/>
    <w:rsid w:val="00795C53"/>
  </w:style>
  <w:style w:type="character" w:customStyle="1" w:styleId="30">
    <w:name w:val="Заголовок 3 Знак"/>
    <w:basedOn w:val="a1"/>
    <w:link w:val="3"/>
    <w:qFormat/>
    <w:rsid w:val="00537665"/>
    <w:rPr>
      <w:rFonts w:ascii="Liberation Sans" w:eastAsia="Microsoft YaHei" w:hAnsi="Liberation Sans" w:cs="Arial"/>
      <w:b/>
      <w:bCs/>
      <w:sz w:val="28"/>
      <w:szCs w:val="28"/>
    </w:rPr>
  </w:style>
  <w:style w:type="character" w:styleId="a8">
    <w:name w:val="Emphasis"/>
    <w:basedOn w:val="a1"/>
    <w:uiPriority w:val="99"/>
    <w:qFormat/>
    <w:rsid w:val="00537665"/>
    <w:rPr>
      <w:rFonts w:cs="Times New Roman"/>
      <w:i/>
      <w:iCs/>
    </w:rPr>
  </w:style>
  <w:style w:type="character" w:customStyle="1" w:styleId="nowrap">
    <w:name w:val="nowrap"/>
    <w:basedOn w:val="a1"/>
    <w:uiPriority w:val="99"/>
    <w:qFormat/>
    <w:rsid w:val="00537665"/>
    <w:rPr>
      <w:rFonts w:cs="Times New Roman"/>
    </w:rPr>
  </w:style>
  <w:style w:type="character" w:customStyle="1" w:styleId="a9">
    <w:name w:val="Основной текст Знак"/>
    <w:basedOn w:val="a1"/>
    <w:link w:val="a0"/>
    <w:qFormat/>
    <w:rsid w:val="00537665"/>
    <w:rPr>
      <w:rFonts w:cs="Times New Roman"/>
    </w:rPr>
  </w:style>
  <w:style w:type="character" w:customStyle="1" w:styleId="aa">
    <w:name w:val="Название Знак"/>
    <w:basedOn w:val="a1"/>
    <w:link w:val="ab"/>
    <w:qFormat/>
    <w:rsid w:val="00537665"/>
    <w:rPr>
      <w:rFonts w:ascii="Liberation Sans" w:eastAsia="Microsoft YaHei" w:hAnsi="Liberation Sans" w:cs="Arial"/>
      <w:b/>
      <w:bCs/>
      <w:sz w:val="56"/>
      <w:szCs w:val="56"/>
    </w:rPr>
  </w:style>
  <w:style w:type="character" w:customStyle="1" w:styleId="ac">
    <w:name w:val="Текст выноски Знак"/>
    <w:basedOn w:val="a1"/>
    <w:link w:val="ad"/>
    <w:uiPriority w:val="99"/>
    <w:semiHidden/>
    <w:qFormat/>
    <w:rsid w:val="004626CE"/>
    <w:rPr>
      <w:rFonts w:ascii="Segoe UI" w:eastAsia="Calibri" w:hAnsi="Segoe UI" w:cs="Segoe UI"/>
      <w:sz w:val="18"/>
      <w:szCs w:val="18"/>
    </w:rPr>
  </w:style>
  <w:style w:type="character" w:styleId="ae">
    <w:name w:val="line number"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link w:val="a9"/>
    <w:rsid w:val="00537665"/>
    <w:pPr>
      <w:spacing w:after="140"/>
    </w:pPr>
  </w:style>
  <w:style w:type="paragraph" w:styleId="af">
    <w:name w:val="List"/>
    <w:basedOn w:val="a0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link w:val="a6"/>
    <w:uiPriority w:val="99"/>
    <w:qFormat/>
    <w:rsid w:val="00795C53"/>
    <w:pPr>
      <w:spacing w:before="120" w:afterAutospacing="1" w:line="240" w:lineRule="auto"/>
    </w:pPr>
    <w:rPr>
      <w:rFonts w:ascii="Times New Roman" w:hAnsi="Times New Roman"/>
      <w:sz w:val="24"/>
      <w:szCs w:val="20"/>
      <w:lang w:eastAsia="ru-RU"/>
    </w:rPr>
  </w:style>
  <w:style w:type="paragraph" w:styleId="ab">
    <w:name w:val="Title"/>
    <w:basedOn w:val="a"/>
    <w:next w:val="a0"/>
    <w:link w:val="aa"/>
    <w:qFormat/>
    <w:rsid w:val="00537665"/>
    <w:pPr>
      <w:keepNext/>
      <w:spacing w:before="240" w:after="120"/>
      <w:jc w:val="center"/>
    </w:pPr>
    <w:rPr>
      <w:rFonts w:ascii="Liberation Sans" w:eastAsia="Microsoft YaHei" w:hAnsi="Liberation Sans" w:cs="Arial"/>
      <w:b/>
      <w:bCs/>
      <w:sz w:val="56"/>
      <w:szCs w:val="56"/>
    </w:rPr>
  </w:style>
  <w:style w:type="paragraph" w:styleId="af1">
    <w:name w:val="List Paragraph"/>
    <w:basedOn w:val="a"/>
    <w:uiPriority w:val="34"/>
    <w:qFormat/>
    <w:rsid w:val="00FE0512"/>
    <w:pPr>
      <w:ind w:left="720"/>
      <w:contextualSpacing/>
    </w:pPr>
  </w:style>
  <w:style w:type="paragraph" w:styleId="ad">
    <w:name w:val="Balloon Text"/>
    <w:basedOn w:val="a"/>
    <w:link w:val="ac"/>
    <w:uiPriority w:val="99"/>
    <w:semiHidden/>
    <w:unhideWhenUsed/>
    <w:qFormat/>
    <w:rsid w:val="004626C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itmain">
    <w:name w:val="itmain"/>
    <w:basedOn w:val="a"/>
    <w:qFormat/>
    <w:rsid w:val="00460B1B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2">
    <w:name w:val="Table Grid"/>
    <w:basedOn w:val="a2"/>
    <w:uiPriority w:val="59"/>
    <w:rsid w:val="00FE0512"/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2"/>
    <w:uiPriority w:val="59"/>
    <w:rsid w:val="008F59D5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ipu.ru/node/71863" TargetMode="External"/><Relationship Id="rId26" Type="http://schemas.openxmlformats.org/officeDocument/2006/relationships/hyperlink" Target="https://publications.hse.ru/view/440216120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journals.tsu.ru/ou/&amp;journal_page=archive&amp;id=1055&amp;article_id=10956" TargetMode="External"/><Relationship Id="rId34" Type="http://schemas.openxmlformats.org/officeDocument/2006/relationships/hyperlink" Target="http://publications.hse.ru/view/151958798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yperlink" Target="https://www.ipu.ru/node/71864" TargetMode="External"/><Relationship Id="rId25" Type="http://schemas.openxmlformats.org/officeDocument/2006/relationships/hyperlink" Target="https://www.hse.ru/en/org/persons/67331" TargetMode="External"/><Relationship Id="rId33" Type="http://schemas.openxmlformats.org/officeDocument/2006/relationships/hyperlink" Target="http://www.hse.ru/en/org/persons/23532824" TargetMode="External"/><Relationship Id="rId38" Type="http://schemas.openxmlformats.org/officeDocument/2006/relationships/hyperlink" Target="https://publications.hse.ru/view/24979351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u.ru/node/67950" TargetMode="External"/><Relationship Id="rId20" Type="http://schemas.openxmlformats.org/officeDocument/2006/relationships/hyperlink" Target="http://publications.hse.ru/view/134273116" TargetMode="External"/><Relationship Id="rId29" Type="http://schemas.openxmlformats.org/officeDocument/2006/relationships/hyperlink" Target="https://www.hse.ru/en/org/persons/6733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publications.hse.ru/view/71529609" TargetMode="External"/><Relationship Id="rId32" Type="http://schemas.openxmlformats.org/officeDocument/2006/relationships/hyperlink" Target="http://publications.hse.ru/view/133390872" TargetMode="External"/><Relationship Id="rId37" Type="http://schemas.openxmlformats.org/officeDocument/2006/relationships/hyperlink" Target="https://www.hse.ru/org/persons/6579925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pu.ru/node/76119" TargetMode="External"/><Relationship Id="rId23" Type="http://schemas.openxmlformats.org/officeDocument/2006/relationships/hyperlink" Target="http://publications.hse.ru/view/71641947" TargetMode="External"/><Relationship Id="rId28" Type="http://schemas.openxmlformats.org/officeDocument/2006/relationships/hyperlink" Target="http://doi.org/10.1007/978-3-030-57065-1" TargetMode="External"/><Relationship Id="rId36" Type="http://schemas.openxmlformats.org/officeDocument/2006/relationships/hyperlink" Target="https://publications.hse.ru/view/30895691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publications.hse.ru/view/133392830" TargetMode="External"/><Relationship Id="rId31" Type="http://schemas.openxmlformats.org/officeDocument/2006/relationships/hyperlink" Target="http://doi.org/10.1007/978-3-030-16099-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publications.hse.ru/view/70862883" TargetMode="External"/><Relationship Id="rId27" Type="http://schemas.openxmlformats.org/officeDocument/2006/relationships/hyperlink" Target="https://www.hse.ru/en/org/persons/67765" TargetMode="External"/><Relationship Id="rId30" Type="http://schemas.openxmlformats.org/officeDocument/2006/relationships/hyperlink" Target="https://publications.hse.ru/view/292239451" TargetMode="External"/><Relationship Id="rId35" Type="http://schemas.openxmlformats.org/officeDocument/2006/relationships/hyperlink" Target="http://publications.hse.ru/view/10841922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F2682-60FF-4B86-B8F2-2A5677840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55</Pages>
  <Words>14856</Words>
  <Characters>84681</Characters>
  <Application>Microsoft Office Word</Application>
  <DocSecurity>0</DocSecurity>
  <Lines>705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4</cp:revision>
  <cp:lastPrinted>2026-01-26T11:59:00Z</cp:lastPrinted>
  <dcterms:created xsi:type="dcterms:W3CDTF">2026-02-26T09:47:00Z</dcterms:created>
  <dcterms:modified xsi:type="dcterms:W3CDTF">2026-03-04T11:35:00Z</dcterms:modified>
  <dc:language>en-GB</dc:language>
</cp:coreProperties>
</file>